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02B7B" w14:textId="77777777" w:rsidR="00B34F52" w:rsidRPr="00226203" w:rsidRDefault="00B34F52" w:rsidP="00B34F52">
      <w:pPr>
        <w:rPr>
          <w:rFonts w:ascii="Arial" w:hAnsi="Arial" w:cs="Arial"/>
          <w:b/>
        </w:rPr>
      </w:pPr>
      <w:r w:rsidRPr="00226203">
        <w:rPr>
          <w:rFonts w:ascii="Arial" w:hAnsi="Arial" w:cs="Arial"/>
          <w:b/>
        </w:rPr>
        <w:t>METHODS</w:t>
      </w:r>
    </w:p>
    <w:p w14:paraId="12B0ED12" w14:textId="77777777" w:rsidR="00B34F52" w:rsidRPr="00226203" w:rsidRDefault="00B34F52" w:rsidP="00B34F52">
      <w:pPr>
        <w:rPr>
          <w:rFonts w:ascii="Arial" w:hAnsi="Arial" w:cs="Arial"/>
        </w:rPr>
      </w:pPr>
    </w:p>
    <w:p w14:paraId="288387C8" w14:textId="77777777" w:rsidR="00B34F52" w:rsidRPr="00226203" w:rsidRDefault="00B34F52" w:rsidP="00B34F52">
      <w:pPr>
        <w:rPr>
          <w:rFonts w:ascii="Arial" w:hAnsi="Arial" w:cs="Arial"/>
          <w:b/>
        </w:rPr>
      </w:pPr>
      <w:commentRangeStart w:id="0"/>
      <w:r w:rsidRPr="00226203">
        <w:rPr>
          <w:rFonts w:ascii="Arial" w:hAnsi="Arial" w:cs="Arial"/>
          <w:b/>
        </w:rPr>
        <w:t>I.  Reconstruction of the Tumorigenic Intracellular Signaling Network</w:t>
      </w:r>
      <w:r>
        <w:rPr>
          <w:rFonts w:ascii="Arial" w:hAnsi="Arial" w:cs="Arial"/>
          <w:b/>
        </w:rPr>
        <w:t xml:space="preserve"> With Multi-Omics Data</w:t>
      </w:r>
      <w:commentRangeEnd w:id="0"/>
      <w:r w:rsidR="0075625F">
        <w:rPr>
          <w:rStyle w:val="CommentReference"/>
        </w:rPr>
        <w:commentReference w:id="0"/>
      </w:r>
    </w:p>
    <w:p w14:paraId="58FCDEFE" w14:textId="77777777" w:rsidR="00B34F52" w:rsidRPr="00226203" w:rsidRDefault="00B34F52" w:rsidP="00B34F52">
      <w:pPr>
        <w:rPr>
          <w:rFonts w:ascii="Arial" w:hAnsi="Arial" w:cs="Arial"/>
          <w:b/>
        </w:rPr>
      </w:pPr>
    </w:p>
    <w:p w14:paraId="26DFA771" w14:textId="58666E9A" w:rsidR="000F0525" w:rsidRPr="009725B3" w:rsidRDefault="009725B3" w:rsidP="00B34F52">
      <w:pPr>
        <w:rPr>
          <w:ins w:id="1" w:author="Microsoft Office User" w:date="2020-04-15T18:10:00Z"/>
          <w:rFonts w:ascii="Arial" w:hAnsi="Arial" w:cs="Arial"/>
        </w:rPr>
      </w:pPr>
      <w:r>
        <w:rPr>
          <w:rFonts w:ascii="Arial" w:hAnsi="Arial" w:cs="Arial"/>
        </w:rPr>
        <w:t>The intracellular signaling network of the CL TNBC cell line MDA-MB-231 is comprised of three layers: Functionally related differentially expressed genes, Transcription Factors, and Master Regulators. Gene expression, proteomics, methylation, and mutational profiles were used in the construction of the network.</w:t>
      </w:r>
    </w:p>
    <w:p w14:paraId="781C21E7" w14:textId="77777777" w:rsidR="000F0525" w:rsidRDefault="000F0525" w:rsidP="00B34F52">
      <w:pPr>
        <w:rPr>
          <w:ins w:id="2" w:author="Microsoft Office User" w:date="2020-04-15T18:10:00Z"/>
          <w:rFonts w:ascii="Arial" w:hAnsi="Arial" w:cs="Arial"/>
          <w:b/>
        </w:rPr>
      </w:pPr>
    </w:p>
    <w:p w14:paraId="7803A038" w14:textId="40A7956C" w:rsidR="00B34F52" w:rsidRDefault="00B34F52" w:rsidP="00B34F52">
      <w:pPr>
        <w:rPr>
          <w:rFonts w:ascii="Arial" w:hAnsi="Arial" w:cs="Arial"/>
          <w:b/>
        </w:rPr>
      </w:pPr>
      <w:r w:rsidRPr="00226203">
        <w:rPr>
          <w:rFonts w:ascii="Arial" w:hAnsi="Arial" w:cs="Arial"/>
          <w:b/>
          <w:noProof/>
        </w:rPr>
        <mc:AlternateContent>
          <mc:Choice Requires="wpg">
            <w:drawing>
              <wp:inline distT="0" distB="0" distL="0" distR="0" wp14:anchorId="06147CA6" wp14:editId="5AFEB000">
                <wp:extent cx="6352516" cy="2022763"/>
                <wp:effectExtent l="0" t="0" r="0" b="9525"/>
                <wp:docPr id="12" name="Group 11">
                  <a:extLst xmlns:a="http://schemas.openxmlformats.org/drawingml/2006/main">
                    <a:ext uri="{FF2B5EF4-FFF2-40B4-BE49-F238E27FC236}">
                      <a16:creationId xmlns:a16="http://schemas.microsoft.com/office/drawing/2014/main" id="{909B2BC3-B049-BB44-AE34-3FDBA5884EA6}"/>
                    </a:ext>
                  </a:extLst>
                </wp:docPr>
                <wp:cNvGraphicFramePr/>
                <a:graphic xmlns:a="http://schemas.openxmlformats.org/drawingml/2006/main">
                  <a:graphicData uri="http://schemas.microsoft.com/office/word/2010/wordprocessingGroup">
                    <wpg:wgp>
                      <wpg:cNvGrpSpPr/>
                      <wpg:grpSpPr>
                        <a:xfrm>
                          <a:off x="0" y="0"/>
                          <a:ext cx="6352516" cy="2022763"/>
                          <a:chOff x="0" y="0"/>
                          <a:chExt cx="24921331" cy="7938236"/>
                        </a:xfrm>
                      </wpg:grpSpPr>
                      <wpg:grpSp>
                        <wpg:cNvPr id="2" name="Group 2">
                          <a:extLst>
                            <a:ext uri="{FF2B5EF4-FFF2-40B4-BE49-F238E27FC236}">
                              <a16:creationId xmlns:a16="http://schemas.microsoft.com/office/drawing/2014/main" id="{AC5F1058-29AB-FC4D-A463-F7F487B558C5}"/>
                            </a:ext>
                          </a:extLst>
                        </wpg:cNvPr>
                        <wpg:cNvGrpSpPr>
                          <a:grpSpLocks noChangeAspect="1"/>
                        </wpg:cNvGrpSpPr>
                        <wpg:grpSpPr>
                          <a:xfrm>
                            <a:off x="0" y="0"/>
                            <a:ext cx="24921331" cy="7938236"/>
                            <a:chOff x="0" y="0"/>
                            <a:chExt cx="41132370" cy="13101980"/>
                          </a:xfrm>
                        </wpg:grpSpPr>
                        <pic:pic xmlns:pic="http://schemas.openxmlformats.org/drawingml/2006/picture">
                          <pic:nvPicPr>
                            <pic:cNvPr id="4" name="Picture 4">
                              <a:extLst>
                                <a:ext uri="{FF2B5EF4-FFF2-40B4-BE49-F238E27FC236}">
                                  <a16:creationId xmlns:a16="http://schemas.microsoft.com/office/drawing/2014/main" id="{59A9FA46-45A9-2C44-9CE9-B2F5ED108EA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32370" cy="13086004"/>
                            </a:xfrm>
                            <a:prstGeom prst="rect">
                              <a:avLst/>
                            </a:prstGeom>
                          </pic:spPr>
                        </pic:pic>
                        <wps:wsp>
                          <wps:cNvPr id="5" name="Rectangle 5">
                            <a:extLst>
                              <a:ext uri="{FF2B5EF4-FFF2-40B4-BE49-F238E27FC236}">
                                <a16:creationId xmlns:a16="http://schemas.microsoft.com/office/drawing/2014/main" id="{1C214E08-516D-D341-A003-667A70F31FFE}"/>
                              </a:ext>
                            </a:extLst>
                          </wps:cNvPr>
                          <wps:cNvSpPr/>
                          <wps:spPr>
                            <a:xfrm>
                              <a:off x="31927730" y="9681433"/>
                              <a:ext cx="3800373" cy="34205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 name="Picture 6">
                              <a:extLst>
                                <a:ext uri="{FF2B5EF4-FFF2-40B4-BE49-F238E27FC236}">
                                  <a16:creationId xmlns:a16="http://schemas.microsoft.com/office/drawing/2014/main" id="{483518E0-FFDF-2645-B98B-DC233E4C7DDE}"/>
                                </a:ext>
                              </a:extLst>
                            </pic:cNvPr>
                            <pic:cNvPicPr>
                              <a:picLocks noChangeAspect="1"/>
                            </pic:cNvPicPr>
                          </pic:nvPicPr>
                          <pic:blipFill rotWithShape="1">
                            <a:blip r:embed="rId10"/>
                            <a:srcRect l="3430"/>
                            <a:stretch/>
                          </pic:blipFill>
                          <pic:spPr>
                            <a:xfrm>
                              <a:off x="34258425" y="8046191"/>
                              <a:ext cx="2658805" cy="2391500"/>
                            </a:xfrm>
                            <a:prstGeom prst="rect">
                              <a:avLst/>
                            </a:prstGeom>
                          </pic:spPr>
                        </pic:pic>
                        <pic:pic xmlns:pic="http://schemas.openxmlformats.org/drawingml/2006/picture">
                          <pic:nvPicPr>
                            <pic:cNvPr id="7" name="Picture 7">
                              <a:extLst>
                                <a:ext uri="{FF2B5EF4-FFF2-40B4-BE49-F238E27FC236}">
                                  <a16:creationId xmlns:a16="http://schemas.microsoft.com/office/drawing/2014/main" id="{5ECBE8E4-141F-E14C-9CC5-C3CA6B897E1F}"/>
                                </a:ext>
                              </a:extLst>
                            </pic:cNvPr>
                            <pic:cNvPicPr>
                              <a:picLocks noChangeAspect="1"/>
                            </pic:cNvPicPr>
                          </pic:nvPicPr>
                          <pic:blipFill>
                            <a:blip r:embed="rId11"/>
                            <a:stretch>
                              <a:fillRect/>
                            </a:stretch>
                          </pic:blipFill>
                          <pic:spPr>
                            <a:xfrm>
                              <a:off x="33720682" y="10437691"/>
                              <a:ext cx="3734290" cy="1046422"/>
                            </a:xfrm>
                            <a:prstGeom prst="rect">
                              <a:avLst/>
                            </a:prstGeom>
                          </pic:spPr>
                        </pic:pic>
                        <wps:wsp>
                          <wps:cNvPr id="8" name="Rectangle 8">
                            <a:extLst>
                              <a:ext uri="{FF2B5EF4-FFF2-40B4-BE49-F238E27FC236}">
                                <a16:creationId xmlns:a16="http://schemas.microsoft.com/office/drawing/2014/main" id="{E4A48AD0-A52F-EA4C-ACD6-EEDC91E0B9CF}"/>
                              </a:ext>
                            </a:extLst>
                          </wps:cNvPr>
                          <wps:cNvSpPr/>
                          <wps:spPr>
                            <a:xfrm>
                              <a:off x="33210793" y="9471725"/>
                              <a:ext cx="1403417" cy="8565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9" name="Picture 9">
                              <a:extLst>
                                <a:ext uri="{FF2B5EF4-FFF2-40B4-BE49-F238E27FC236}">
                                  <a16:creationId xmlns:a16="http://schemas.microsoft.com/office/drawing/2014/main" id="{295B9F32-CE93-2740-8474-1DDEAD00D701}"/>
                                </a:ext>
                              </a:extLst>
                            </pic:cNvPr>
                            <pic:cNvPicPr>
                              <a:picLocks noChangeAspect="1"/>
                            </pic:cNvPicPr>
                          </pic:nvPicPr>
                          <pic:blipFill>
                            <a:blip r:embed="rId12">
                              <a:extLst>
                                <a:ext uri="{BEBA8EAE-BF5A-486C-A8C5-ECC9F3942E4B}">
                                  <a14:imgProps xmlns:a14="http://schemas.microsoft.com/office/drawing/2010/main">
                                    <a14:imgLayer r:embed="rId13">
                                      <a14:imgEffect>
                                        <a14:backgroundRemoval t="10000" b="90000" l="10000" r="90000">
                                          <a14:foregroundMark x1="67647" y1="73077" x2="67647" y2="73077"/>
                                        </a14:backgroundRemoval>
                                      </a14:imgEffect>
                                    </a14:imgLayer>
                                  </a14:imgProps>
                                </a:ext>
                              </a:extLst>
                            </a:blip>
                            <a:stretch>
                              <a:fillRect/>
                            </a:stretch>
                          </pic:blipFill>
                          <pic:spPr>
                            <a:xfrm rot="5400000">
                              <a:off x="33815248" y="9117194"/>
                              <a:ext cx="431800" cy="681297"/>
                            </a:xfrm>
                            <a:prstGeom prst="rect">
                              <a:avLst/>
                            </a:prstGeom>
                          </pic:spPr>
                        </pic:pic>
                        <pic:pic xmlns:pic="http://schemas.openxmlformats.org/drawingml/2006/picture">
                          <pic:nvPicPr>
                            <pic:cNvPr id="10" name="Picture 10">
                              <a:extLst>
                                <a:ext uri="{FF2B5EF4-FFF2-40B4-BE49-F238E27FC236}">
                                  <a16:creationId xmlns:a16="http://schemas.microsoft.com/office/drawing/2014/main" id="{F99764D3-5D7A-3840-81BE-A668A6AF36EB}"/>
                                </a:ext>
                              </a:extLst>
                            </pic:cNvPr>
                            <pic:cNvPicPr>
                              <a:picLocks noChangeAspect="1"/>
                            </pic:cNvPicPr>
                          </pic:nvPicPr>
                          <pic:blipFill>
                            <a:blip r:embed="rId14"/>
                            <a:stretch>
                              <a:fillRect/>
                            </a:stretch>
                          </pic:blipFill>
                          <pic:spPr>
                            <a:xfrm>
                              <a:off x="31054604" y="10257287"/>
                              <a:ext cx="2262998" cy="1864878"/>
                            </a:xfrm>
                            <a:prstGeom prst="rect">
                              <a:avLst/>
                            </a:prstGeom>
                          </pic:spPr>
                        </pic:pic>
                        <pic:pic xmlns:pic="http://schemas.openxmlformats.org/drawingml/2006/picture">
                          <pic:nvPicPr>
                            <pic:cNvPr id="11" name="Picture 11">
                              <a:extLst>
                                <a:ext uri="{FF2B5EF4-FFF2-40B4-BE49-F238E27FC236}">
                                  <a16:creationId xmlns:a16="http://schemas.microsoft.com/office/drawing/2014/main" id="{98EEC169-946E-FC45-8854-3D93C65EDF50}"/>
                                </a:ext>
                              </a:extLst>
                            </pic:cNvPr>
                            <pic:cNvPicPr>
                              <a:picLocks noChangeAspect="1"/>
                            </pic:cNvPicPr>
                          </pic:nvPicPr>
                          <pic:blipFill>
                            <a:blip r:embed="rId15"/>
                            <a:stretch>
                              <a:fillRect/>
                            </a:stretch>
                          </pic:blipFill>
                          <pic:spPr>
                            <a:xfrm>
                              <a:off x="31907319" y="9644168"/>
                              <a:ext cx="685800" cy="635000"/>
                            </a:xfrm>
                            <a:prstGeom prst="rect">
                              <a:avLst/>
                            </a:prstGeom>
                          </pic:spPr>
                        </pic:pic>
                        <wps:wsp>
                          <wps:cNvPr id="13" name="Rectangle 13">
                            <a:extLst>
                              <a:ext uri="{FF2B5EF4-FFF2-40B4-BE49-F238E27FC236}">
                                <a16:creationId xmlns:a16="http://schemas.microsoft.com/office/drawing/2014/main" id="{8936029A-FAB5-0145-8ECA-23AC29508CA8}"/>
                              </a:ext>
                            </a:extLst>
                          </wps:cNvPr>
                          <wps:cNvSpPr/>
                          <wps:spPr>
                            <a:xfrm>
                              <a:off x="29517227" y="6847765"/>
                              <a:ext cx="1530945" cy="50596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a:extLst>
                              <a:ext uri="{FF2B5EF4-FFF2-40B4-BE49-F238E27FC236}">
                                <a16:creationId xmlns:a16="http://schemas.microsoft.com/office/drawing/2014/main" id="{B89D4867-662D-1F44-90B6-D1B7837992FB}"/>
                              </a:ext>
                            </a:extLst>
                          </wps:cNvPr>
                          <wps:cNvSpPr/>
                          <wps:spPr>
                            <a:xfrm>
                              <a:off x="29022505" y="10074407"/>
                              <a:ext cx="1158240" cy="796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a:extLst>
                              <a:ext uri="{FF2B5EF4-FFF2-40B4-BE49-F238E27FC236}">
                                <a16:creationId xmlns:a16="http://schemas.microsoft.com/office/drawing/2014/main" id="{088798DB-40DA-FB4D-8FEF-D833F4959457}"/>
                              </a:ext>
                            </a:extLst>
                          </wps:cNvPr>
                          <wps:cNvSpPr/>
                          <wps:spPr>
                            <a:xfrm>
                              <a:off x="24432835" y="7602254"/>
                              <a:ext cx="5353879" cy="35874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 name="Picture 16">
                              <a:extLst>
                                <a:ext uri="{FF2B5EF4-FFF2-40B4-BE49-F238E27FC236}">
                                  <a16:creationId xmlns:a16="http://schemas.microsoft.com/office/drawing/2014/main" id="{3776E527-1F55-F04B-8366-FD9F917C95BC}"/>
                                </a:ext>
                              </a:extLst>
                            </pic:cNvPr>
                            <pic:cNvPicPr>
                              <a:picLocks noChangeAspect="1"/>
                            </pic:cNvPicPr>
                          </pic:nvPicPr>
                          <pic:blipFill>
                            <a:blip r:embed="rId16"/>
                            <a:stretch>
                              <a:fillRect/>
                            </a:stretch>
                          </pic:blipFill>
                          <pic:spPr>
                            <a:xfrm>
                              <a:off x="25927858" y="7605954"/>
                              <a:ext cx="4889500" cy="3543300"/>
                            </a:xfrm>
                            <a:prstGeom prst="rect">
                              <a:avLst/>
                            </a:prstGeom>
                          </pic:spPr>
                        </pic:pic>
                      </wpg:grpSp>
                      <wps:wsp>
                        <wps:cNvPr id="3" name="Rectangle 3">
                          <a:extLst>
                            <a:ext uri="{FF2B5EF4-FFF2-40B4-BE49-F238E27FC236}">
                              <a16:creationId xmlns:a16="http://schemas.microsoft.com/office/drawing/2014/main" id="{67D9013C-77AD-164A-8C65-83E9B27DF281}"/>
                            </a:ext>
                          </a:extLst>
                        </wps:cNvPr>
                        <wps:cNvSpPr/>
                        <wps:spPr>
                          <a:xfrm>
                            <a:off x="20711540" y="4703186"/>
                            <a:ext cx="299442" cy="2339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24A2544" id="Group 11" o:spid="_x0000_s1026" style="width:500.2pt;height:159.25pt;mso-position-horizontal-relative:char;mso-position-vertical-relative:line" coordsize="249213,79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&#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">
                <v:group id="Group 2" o:spid="_x0000_s1027" style="position:absolute;width:249213;height:79382" coordsize="411323,13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11323;height:13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">
                    <v:imagedata r:id="rId17" o:title=""/>
                  </v:shape>
                  <v:rect id="Rectangle 5" o:spid="_x0000_s1029" style="position:absolute;left:319277;top:96814;width:38004;height:3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" fillcolor="white [3212]" strokecolor="white [3212]" strokeweight="1pt"/>
                  <v:shape id="Picture 6" o:spid="_x0000_s1030" type="#_x0000_t75" style="position:absolute;left:342584;top:80461;width:26588;height:23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">
                    <v:imagedata r:id="rId18" o:title="" cropleft="2248f"/>
                  </v:shape>
                  <v:shape id="Picture 7" o:spid="_x0000_s1031" type="#_x0000_t75" style="position:absolute;left:337206;top:104376;width:37343;height:10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">
                    <v:imagedata r:id="rId19" o:title=""/>
                  </v:shape>
                  <v:rect id="Rectangle 8" o:spid="_x0000_s1032" style="position:absolute;left:332107;top:94717;width:14035;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" fillcolor="white [3212]" strokecolor="white [3212]" strokeweight="1pt"/>
                  <v:shape id="Picture 9" o:spid="_x0000_s1033" type="#_x0000_t75" style="position:absolute;left:338152;top:91171;width:4318;height:6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">
                    <v:imagedata r:id="rId20" o:title=""/>
                  </v:shape>
                  <v:shape id="Picture 10" o:spid="_x0000_s1034" type="#_x0000_t75" style="position:absolute;left:310546;top:102572;width:22630;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">
                    <v:imagedata r:id="rId21" o:title=""/>
                  </v:shape>
                  <v:shape id="Picture 11" o:spid="_x0000_s1035" type="#_x0000_t75" style="position:absolute;left:319073;top:96441;width:6858;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">
                    <v:imagedata r:id="rId22" o:title=""/>
                  </v:shape>
                  <v:rect id="Rectangle 13" o:spid="_x0000_s1036" style="position:absolute;left:295172;top:68477;width:15309;height:50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" fillcolor="white [3212]" strokecolor="white [3212]" strokeweight="1pt"/>
                  <v:rect id="Rectangle 14" o:spid="_x0000_s1037" style="position:absolute;left:290225;top:100744;width:11582;height:7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" fillcolor="white [3212]" strokecolor="white [3212]" strokeweight="1pt"/>
                  <v:rect id="Rectangle 15" o:spid="_x0000_s1038" style="position:absolute;left:244328;top:76022;width:53539;height:3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" fillcolor="white [3212]" strokecolor="white [3212]" strokeweight="1pt"/>
                  <v:shape id="Picture 16" o:spid="_x0000_s1039" type="#_x0000_t75" style="position:absolute;left:259278;top:76059;width:48895;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">
                    <v:imagedata r:id="rId23" o:title=""/>
                  </v:shape>
                </v:group>
                <v:rect id="Rectangle 3" o:spid="_x0000_s1040" style="position:absolute;left:207115;top:47031;width:2994;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" fillcolor="white [3212]" strokecolor="white [3212]" strokeweight="1pt"/>
                <w10:anchorlock/>
              </v:group>
            </w:pict>
          </mc:Fallback>
        </mc:AlternateContent>
      </w:r>
    </w:p>
    <w:p w14:paraId="3E267E67" w14:textId="77777777" w:rsidR="00B34F52" w:rsidRPr="001714C7" w:rsidRDefault="00B34F52" w:rsidP="00B34F52">
      <w:pPr>
        <w:rPr>
          <w:rFonts w:ascii="Arial" w:hAnsi="Arial" w:cs="Arial"/>
          <w:sz w:val="18"/>
        </w:rPr>
      </w:pPr>
      <w:r w:rsidRPr="001714C7">
        <w:rPr>
          <w:rFonts w:ascii="Arial" w:hAnsi="Arial" w:cs="Arial"/>
          <w:b/>
          <w:sz w:val="18"/>
        </w:rPr>
        <w:t>Figure 1.</w:t>
      </w:r>
      <w:r w:rsidRPr="001714C7">
        <w:rPr>
          <w:rFonts w:ascii="Arial" w:hAnsi="Arial" w:cs="Arial"/>
          <w:sz w:val="18"/>
        </w:rPr>
        <w:t xml:space="preserve"> Pipeline for the reconstruction of the CL TNBC intracellular signaling network using multi-omics data.</w:t>
      </w:r>
    </w:p>
    <w:p w14:paraId="65CC0B35" w14:textId="77777777" w:rsidR="00B34F52" w:rsidRPr="00226203" w:rsidRDefault="00B34F52" w:rsidP="00B34F52">
      <w:pPr>
        <w:rPr>
          <w:rFonts w:ascii="Arial" w:hAnsi="Arial" w:cs="Arial"/>
          <w:i/>
        </w:rPr>
      </w:pPr>
    </w:p>
    <w:p w14:paraId="5FD6EFA1" w14:textId="77777777" w:rsidR="00B34F52" w:rsidRPr="009725B3" w:rsidRDefault="00B34F52" w:rsidP="00B34F52">
      <w:pPr>
        <w:rPr>
          <w:rFonts w:ascii="Arial" w:hAnsi="Arial" w:cs="Arial"/>
          <w:i/>
          <w:u w:val="single"/>
        </w:rPr>
      </w:pPr>
      <w:commentRangeStart w:id="3"/>
      <w:r w:rsidRPr="009725B3">
        <w:rPr>
          <w:rFonts w:ascii="Arial" w:hAnsi="Arial" w:cs="Arial"/>
          <w:i/>
          <w:u w:val="single"/>
        </w:rPr>
        <w:t>Data Collection</w:t>
      </w:r>
      <w:commentRangeEnd w:id="3"/>
      <w:r w:rsidR="00903B1A" w:rsidRPr="009725B3">
        <w:rPr>
          <w:rStyle w:val="CommentReference"/>
          <w:u w:val="single"/>
        </w:rPr>
        <w:commentReference w:id="3"/>
      </w:r>
    </w:p>
    <w:p w14:paraId="53B3EB99" w14:textId="510EA472" w:rsidR="00B34F52" w:rsidRDefault="00B34F52" w:rsidP="00B34F52">
      <w:pPr>
        <w:rPr>
          <w:rFonts w:ascii="Arial" w:hAnsi="Arial" w:cs="Arial"/>
        </w:rPr>
      </w:pPr>
      <w:r>
        <w:rPr>
          <w:rFonts w:ascii="Arial" w:hAnsi="Arial" w:cs="Arial"/>
        </w:rPr>
        <w:t>P</w:t>
      </w:r>
      <w:r w:rsidRPr="00226203">
        <w:rPr>
          <w:rFonts w:ascii="Arial" w:hAnsi="Arial" w:cs="Arial"/>
        </w:rPr>
        <w:t>air-wise RNA-</w:t>
      </w:r>
      <w:proofErr w:type="spellStart"/>
      <w:r w:rsidRPr="00226203">
        <w:rPr>
          <w:rFonts w:ascii="Arial" w:hAnsi="Arial" w:cs="Arial"/>
        </w:rPr>
        <w:t>seq</w:t>
      </w:r>
      <w:proofErr w:type="spellEnd"/>
      <w:r w:rsidRPr="00226203">
        <w:rPr>
          <w:rFonts w:ascii="Arial" w:hAnsi="Arial" w:cs="Arial"/>
        </w:rPr>
        <w:t xml:space="preserve"> data for</w:t>
      </w:r>
      <w:r>
        <w:rPr>
          <w:rFonts w:ascii="Arial" w:hAnsi="Arial" w:cs="Arial"/>
        </w:rPr>
        <w:t xml:space="preserve"> the CL TNBC cell line</w:t>
      </w:r>
      <w:r w:rsidRPr="00226203">
        <w:rPr>
          <w:rFonts w:ascii="Arial" w:hAnsi="Arial" w:cs="Arial"/>
        </w:rPr>
        <w:t xml:space="preserve"> MDA-MB-231 and </w:t>
      </w:r>
      <w:r>
        <w:rPr>
          <w:rFonts w:ascii="Arial" w:hAnsi="Arial" w:cs="Arial"/>
        </w:rPr>
        <w:t xml:space="preserve">the normal breast cell line </w:t>
      </w:r>
      <w:r w:rsidRPr="00226203">
        <w:rPr>
          <w:rFonts w:ascii="Arial" w:hAnsi="Arial" w:cs="Arial"/>
        </w:rPr>
        <w:t>MCF10A</w:t>
      </w:r>
      <w:r>
        <w:rPr>
          <w:rFonts w:ascii="Arial" w:hAnsi="Arial" w:cs="Arial"/>
        </w:rPr>
        <w:t xml:space="preserve"> was taken</w:t>
      </w:r>
      <w:r w:rsidRPr="00226203">
        <w:rPr>
          <w:rFonts w:ascii="Arial" w:hAnsi="Arial" w:cs="Arial"/>
        </w:rPr>
        <w:t xml:space="preserve"> from [</w:t>
      </w:r>
      <w:r w:rsidRPr="00FE6EFD">
        <w:rPr>
          <w:rFonts w:ascii="Arial" w:hAnsi="Arial" w:cs="Arial"/>
        </w:rPr>
        <w:t>29458327</w:t>
      </w:r>
      <w:r w:rsidRPr="00226203">
        <w:rPr>
          <w:rFonts w:ascii="Arial" w:hAnsi="Arial" w:cs="Arial"/>
        </w:rPr>
        <w:t>], deposited at Gene Expression Omnibus</w:t>
      </w:r>
      <w:r w:rsidR="00903B1A">
        <w:rPr>
          <w:rFonts w:ascii="Arial" w:hAnsi="Arial" w:cs="Arial"/>
        </w:rPr>
        <w:t xml:space="preserve"> (GEO) under </w:t>
      </w:r>
      <w:r w:rsidRPr="00226203">
        <w:rPr>
          <w:rFonts w:ascii="Arial" w:hAnsi="Arial" w:cs="Arial"/>
        </w:rPr>
        <w:t>GSE96860. Each cell line ha</w:t>
      </w:r>
      <w:r>
        <w:rPr>
          <w:rFonts w:ascii="Arial" w:hAnsi="Arial" w:cs="Arial"/>
        </w:rPr>
        <w:t>s</w:t>
      </w:r>
      <w:r w:rsidRPr="00226203">
        <w:rPr>
          <w:rFonts w:ascii="Arial" w:hAnsi="Arial" w:cs="Arial"/>
        </w:rPr>
        <w:t xml:space="preserve"> two biological and two technical replicates.</w:t>
      </w:r>
      <w:r>
        <w:rPr>
          <w:rFonts w:ascii="Arial" w:hAnsi="Arial" w:cs="Arial"/>
        </w:rPr>
        <w:t xml:space="preserve"> </w:t>
      </w:r>
      <w:r w:rsidRPr="00226203">
        <w:rPr>
          <w:rFonts w:ascii="Arial" w:hAnsi="Arial" w:cs="Arial"/>
        </w:rPr>
        <w:t xml:space="preserve">Bisulfite data for MDA-MB-231 was obtained from [24176112] </w:t>
      </w:r>
      <w:r w:rsidR="00903B1A">
        <w:rPr>
          <w:rFonts w:ascii="Arial" w:hAnsi="Arial" w:cs="Arial"/>
        </w:rPr>
        <w:t>(</w:t>
      </w:r>
      <w:r w:rsidRPr="00226203">
        <w:rPr>
          <w:rFonts w:ascii="Arial" w:hAnsi="Arial" w:cs="Arial"/>
        </w:rPr>
        <w:t>GEO</w:t>
      </w:r>
      <w:r w:rsidR="009725B3">
        <w:rPr>
          <w:rFonts w:ascii="Arial" w:hAnsi="Arial" w:cs="Arial"/>
        </w:rPr>
        <w:t xml:space="preserve"> </w:t>
      </w:r>
      <w:r w:rsidRPr="00226203">
        <w:rPr>
          <w:rFonts w:ascii="Arial" w:hAnsi="Arial" w:cs="Arial"/>
        </w:rPr>
        <w:t xml:space="preserve">accession number </w:t>
      </w:r>
      <w:r w:rsidRPr="00226203">
        <w:rPr>
          <w:rFonts w:ascii="Arial" w:hAnsi="Arial" w:cs="Arial"/>
          <w:shd w:val="clear" w:color="auto" w:fill="FFFFFF"/>
        </w:rPr>
        <w:t>GSE42944</w:t>
      </w:r>
      <w:r w:rsidR="00903B1A">
        <w:rPr>
          <w:rFonts w:ascii="Arial" w:hAnsi="Arial" w:cs="Arial"/>
          <w:shd w:val="clear" w:color="auto" w:fill="FFFFFF"/>
        </w:rPr>
        <w:t>)</w:t>
      </w:r>
      <w:r w:rsidRPr="00226203">
        <w:rPr>
          <w:rFonts w:ascii="Arial" w:hAnsi="Arial" w:cs="Arial"/>
        </w:rPr>
        <w:t xml:space="preserve">. SNV and CNV profiles have been obtained for MDA-MB-231 from Catalogue of Somatic Mutations in Cancer (COSMIC) Cell Lines Project under sample ID </w:t>
      </w:r>
      <w:r w:rsidRPr="00226203">
        <w:rPr>
          <w:rFonts w:ascii="Arial" w:hAnsi="Arial" w:cs="Arial"/>
          <w:shd w:val="clear" w:color="auto" w:fill="FCFAF8"/>
        </w:rPr>
        <w:t>COSS905960</w:t>
      </w:r>
      <w:r w:rsidRPr="00226203">
        <w:rPr>
          <w:rFonts w:ascii="Arial" w:hAnsi="Arial" w:cs="Arial"/>
        </w:rPr>
        <w:t xml:space="preserve"> [</w:t>
      </w:r>
      <w:r w:rsidRPr="00226203">
        <w:rPr>
          <w:rFonts w:ascii="Arial" w:hAnsi="Arial" w:cs="Arial"/>
          <w:shd w:val="clear" w:color="auto" w:fill="FFFFFF"/>
        </w:rPr>
        <w:t>30371878</w:t>
      </w:r>
      <w:r w:rsidRPr="00226203">
        <w:rPr>
          <w:rFonts w:ascii="Arial" w:hAnsi="Arial" w:cs="Arial"/>
        </w:rPr>
        <w:t>]. Label free quantitative mass spectrometry for MDA-MB-231 was obtained from [</w:t>
      </w:r>
      <w:r w:rsidRPr="00226203">
        <w:rPr>
          <w:rFonts w:ascii="Arial" w:hAnsi="Arial" w:cs="Arial"/>
          <w:shd w:val="clear" w:color="auto" w:fill="FFFFFF"/>
        </w:rPr>
        <w:t xml:space="preserve">25892236], deposited in </w:t>
      </w:r>
      <w:proofErr w:type="spellStart"/>
      <w:r w:rsidRPr="00226203">
        <w:rPr>
          <w:rFonts w:ascii="Arial" w:hAnsi="Arial" w:cs="Arial"/>
          <w:shd w:val="clear" w:color="auto" w:fill="FFFFFF"/>
        </w:rPr>
        <w:t>proteomicsDB</w:t>
      </w:r>
      <w:proofErr w:type="spellEnd"/>
      <w:r w:rsidRPr="00226203">
        <w:rPr>
          <w:rFonts w:ascii="Arial" w:hAnsi="Arial" w:cs="Arial"/>
          <w:shd w:val="clear" w:color="auto" w:fill="FFFFFF"/>
        </w:rPr>
        <w:t xml:space="preserve"> under the accession number </w:t>
      </w:r>
      <w:r w:rsidRPr="00226203">
        <w:rPr>
          <w:rFonts w:ascii="Arial" w:hAnsi="Arial" w:cs="Arial"/>
        </w:rPr>
        <w:t xml:space="preserve">PRDB004167. </w:t>
      </w:r>
    </w:p>
    <w:p w14:paraId="38622CF1" w14:textId="77777777" w:rsidR="00B34F52" w:rsidRPr="00226203" w:rsidRDefault="00B34F52" w:rsidP="00B34F52">
      <w:pPr>
        <w:rPr>
          <w:rFonts w:ascii="Arial" w:hAnsi="Arial" w:cs="Arial"/>
          <w:b/>
        </w:rPr>
      </w:pPr>
    </w:p>
    <w:p w14:paraId="2962E3A8" w14:textId="77777777" w:rsidR="00B34F52" w:rsidRPr="009725B3" w:rsidRDefault="00B34F52" w:rsidP="00B34F52">
      <w:pPr>
        <w:rPr>
          <w:rFonts w:ascii="Arial" w:hAnsi="Arial" w:cs="Arial"/>
          <w:i/>
          <w:u w:val="single"/>
        </w:rPr>
      </w:pPr>
      <w:r w:rsidRPr="009725B3">
        <w:rPr>
          <w:rFonts w:ascii="Arial" w:hAnsi="Arial" w:cs="Arial"/>
          <w:i/>
          <w:u w:val="single"/>
        </w:rPr>
        <w:t>RNA-</w:t>
      </w:r>
      <w:proofErr w:type="spellStart"/>
      <w:r w:rsidRPr="009725B3">
        <w:rPr>
          <w:rFonts w:ascii="Arial" w:hAnsi="Arial" w:cs="Arial"/>
          <w:i/>
          <w:u w:val="single"/>
        </w:rPr>
        <w:t>seq</w:t>
      </w:r>
      <w:proofErr w:type="spellEnd"/>
      <w:r w:rsidRPr="009725B3">
        <w:rPr>
          <w:rFonts w:ascii="Arial" w:hAnsi="Arial" w:cs="Arial"/>
          <w:i/>
          <w:u w:val="single"/>
        </w:rPr>
        <w:t xml:space="preserve"> Data Processing and Differential Expression</w:t>
      </w:r>
    </w:p>
    <w:p w14:paraId="0A1451FA" w14:textId="3727CDF5" w:rsidR="00B34F52" w:rsidRPr="003A1771" w:rsidRDefault="00B34F52" w:rsidP="00B34F52">
      <w:pPr>
        <w:rPr>
          <w:rFonts w:ascii="Arial" w:hAnsi="Arial" w:cs="Arial"/>
        </w:rPr>
      </w:pPr>
      <w:r>
        <w:rPr>
          <w:rFonts w:ascii="Arial" w:hAnsi="Arial" w:cs="Arial"/>
        </w:rPr>
        <w:t xml:space="preserve">The </w:t>
      </w:r>
      <w:r w:rsidRPr="00226203">
        <w:rPr>
          <w:rFonts w:ascii="Arial" w:hAnsi="Arial" w:cs="Arial"/>
        </w:rPr>
        <w:t>raw RNA-</w:t>
      </w:r>
      <w:proofErr w:type="spellStart"/>
      <w:r w:rsidRPr="00226203">
        <w:rPr>
          <w:rFonts w:ascii="Arial" w:hAnsi="Arial" w:cs="Arial"/>
        </w:rPr>
        <w:t>seq</w:t>
      </w:r>
      <w:proofErr w:type="spellEnd"/>
      <w:r w:rsidRPr="00226203">
        <w:rPr>
          <w:rFonts w:ascii="Arial" w:hAnsi="Arial" w:cs="Arial"/>
        </w:rPr>
        <w:t xml:space="preserve"> files</w:t>
      </w:r>
      <w:r>
        <w:rPr>
          <w:rFonts w:ascii="Arial" w:hAnsi="Arial" w:cs="Arial"/>
        </w:rPr>
        <w:t xml:space="preserve"> were sent to</w:t>
      </w:r>
      <w:r w:rsidRPr="00226203">
        <w:rPr>
          <w:rFonts w:ascii="Arial" w:hAnsi="Arial" w:cs="Arial"/>
        </w:rPr>
        <w:t xml:space="preserve"> </w:t>
      </w:r>
      <w:proofErr w:type="spellStart"/>
      <w:r w:rsidRPr="008954E8">
        <w:rPr>
          <w:rFonts w:ascii="Arial" w:hAnsi="Arial" w:cs="Arial"/>
        </w:rPr>
        <w:t>Psomagen</w:t>
      </w:r>
      <w:proofErr w:type="spellEnd"/>
      <w:r w:rsidRPr="00226203">
        <w:rPr>
          <w:rFonts w:ascii="Arial" w:hAnsi="Arial" w:cs="Arial"/>
        </w:rPr>
        <w:t xml:space="preserve"> for a differential expression analysis. </w:t>
      </w:r>
      <w:r>
        <w:rPr>
          <w:rFonts w:ascii="Arial" w:hAnsi="Arial" w:cs="Arial"/>
        </w:rPr>
        <w:t xml:space="preserve">The </w:t>
      </w:r>
      <w:proofErr w:type="spellStart"/>
      <w:r w:rsidRPr="00226203">
        <w:rPr>
          <w:rFonts w:ascii="Arial" w:hAnsi="Arial" w:cs="Arial"/>
        </w:rPr>
        <w:t>Trimmomatic</w:t>
      </w:r>
      <w:proofErr w:type="spellEnd"/>
      <w:r w:rsidRPr="00226203">
        <w:rPr>
          <w:rFonts w:ascii="Arial" w:hAnsi="Arial" w:cs="Arial"/>
        </w:rPr>
        <w:t xml:space="preserve"> program was used to drop </w:t>
      </w:r>
      <w:r w:rsidR="00903B1A">
        <w:rPr>
          <w:rFonts w:ascii="Arial" w:hAnsi="Arial" w:cs="Arial"/>
        </w:rPr>
        <w:t xml:space="preserve">adapter </w:t>
      </w:r>
      <w:r>
        <w:rPr>
          <w:rFonts w:ascii="Arial" w:hAnsi="Arial" w:cs="Arial"/>
        </w:rPr>
        <w:t xml:space="preserve">sequences and </w:t>
      </w:r>
      <w:r w:rsidRPr="00226203">
        <w:rPr>
          <w:rFonts w:ascii="Arial" w:hAnsi="Arial" w:cs="Arial"/>
        </w:rPr>
        <w:t>bases with base quality lower than three from the ends, and the sliding window method was used to remove bases that do not qualify for window size 4 and mean quality 15. Reads with length shorter than 36b</w:t>
      </w:r>
      <w:r>
        <w:rPr>
          <w:rFonts w:ascii="Arial" w:hAnsi="Arial" w:cs="Arial"/>
        </w:rPr>
        <w:t>p</w:t>
      </w:r>
      <w:r w:rsidRPr="00226203">
        <w:rPr>
          <w:rFonts w:ascii="Arial" w:hAnsi="Arial" w:cs="Arial"/>
        </w:rPr>
        <w:t xml:space="preserve"> were also dropped to produce trimmed data. </w:t>
      </w:r>
      <w:r>
        <w:rPr>
          <w:rFonts w:ascii="Arial" w:hAnsi="Arial" w:cs="Arial"/>
        </w:rPr>
        <w:t xml:space="preserve">The trimmed reads were mapped to hg19 using HISAT2, a program that handles spliced reads through Bowtie2 aligner, and known transcripts were assembled with </w:t>
      </w:r>
      <w:proofErr w:type="spellStart"/>
      <w:r>
        <w:rPr>
          <w:rFonts w:ascii="Arial" w:hAnsi="Arial" w:cs="Arial"/>
        </w:rPr>
        <w:t>StringTie</w:t>
      </w:r>
      <w:proofErr w:type="spellEnd"/>
      <w:r>
        <w:rPr>
          <w:rFonts w:ascii="Arial" w:hAnsi="Arial" w:cs="Arial"/>
        </w:rPr>
        <w:t xml:space="preserve">. </w:t>
      </w:r>
      <w:r w:rsidRPr="00226203">
        <w:rPr>
          <w:rFonts w:ascii="Arial" w:hAnsi="Arial" w:cs="Arial"/>
        </w:rPr>
        <w:t xml:space="preserve">If more than one read count for the eight samples was </w:t>
      </w:r>
      <w:r>
        <w:rPr>
          <w:rFonts w:ascii="Arial" w:hAnsi="Arial" w:cs="Arial"/>
        </w:rPr>
        <w:t>zero</w:t>
      </w:r>
      <w:r w:rsidRPr="00226203">
        <w:rPr>
          <w:rFonts w:ascii="Arial" w:hAnsi="Arial" w:cs="Arial"/>
        </w:rPr>
        <w:t>, the gene was excluded from the analysis.</w:t>
      </w:r>
      <w:r>
        <w:rPr>
          <w:rFonts w:ascii="Arial" w:hAnsi="Arial" w:cs="Arial"/>
        </w:rPr>
        <w:t xml:space="preserve"> This includes the removal of all genes with copy number loss as denoted by COSMIC CNV data.</w:t>
      </w:r>
      <w:r w:rsidRPr="00226203">
        <w:rPr>
          <w:rFonts w:ascii="Arial" w:hAnsi="Arial" w:cs="Arial"/>
        </w:rPr>
        <w:t xml:space="preserve"> Reads were normalized with Relative Log Expression </w:t>
      </w:r>
      <w:r w:rsidRPr="00226203">
        <w:rPr>
          <w:rFonts w:ascii="Arial" w:hAnsi="Arial" w:cs="Arial"/>
        </w:rPr>
        <w:lastRenderedPageBreak/>
        <w:t>normalization</w:t>
      </w:r>
      <w:r>
        <w:rPr>
          <w:rFonts w:ascii="Arial" w:hAnsi="Arial" w:cs="Arial"/>
        </w:rPr>
        <w:t xml:space="preserve"> and differential expression was calculated</w:t>
      </w:r>
      <w:r w:rsidRPr="00226203">
        <w:rPr>
          <w:rFonts w:ascii="Arial" w:hAnsi="Arial" w:cs="Arial"/>
        </w:rPr>
        <w:t xml:space="preserve"> </w:t>
      </w:r>
      <w:r>
        <w:rPr>
          <w:rFonts w:ascii="Arial" w:hAnsi="Arial" w:cs="Arial"/>
        </w:rPr>
        <w:t xml:space="preserve">using </w:t>
      </w:r>
      <w:r w:rsidR="009725B3">
        <w:rPr>
          <w:rFonts w:ascii="Arial" w:hAnsi="Arial" w:cs="Arial"/>
        </w:rPr>
        <w:t>the</w:t>
      </w:r>
      <w:r>
        <w:rPr>
          <w:rFonts w:ascii="Arial" w:hAnsi="Arial" w:cs="Arial"/>
        </w:rPr>
        <w:t xml:space="preserve"> Wald test with a negative binomial distribution in</w:t>
      </w:r>
      <w:r w:rsidRPr="00226203">
        <w:rPr>
          <w:rFonts w:ascii="Arial" w:hAnsi="Arial" w:cs="Arial"/>
        </w:rPr>
        <w:t xml:space="preserve"> the DESeq2 R package.</w:t>
      </w:r>
    </w:p>
    <w:p w14:paraId="48999400" w14:textId="77777777" w:rsidR="00B34F52" w:rsidRDefault="00B34F52" w:rsidP="00B34F52">
      <w:pPr>
        <w:rPr>
          <w:rFonts w:ascii="Arial" w:hAnsi="Arial" w:cs="Arial"/>
          <w:i/>
        </w:rPr>
      </w:pPr>
    </w:p>
    <w:p w14:paraId="46CF95F9" w14:textId="77777777" w:rsidR="00B34F52" w:rsidRPr="009A1EED" w:rsidRDefault="00B34F52" w:rsidP="00B34F52">
      <w:pPr>
        <w:rPr>
          <w:rFonts w:ascii="Arial" w:hAnsi="Arial" w:cs="Arial"/>
          <w:i/>
          <w:u w:val="single"/>
        </w:rPr>
      </w:pPr>
      <w:commentRangeStart w:id="4"/>
      <w:r w:rsidRPr="009A1EED">
        <w:rPr>
          <w:rFonts w:ascii="Arial" w:hAnsi="Arial" w:cs="Arial"/>
          <w:i/>
          <w:u w:val="single"/>
        </w:rPr>
        <w:t>Ranking Differentially Expressed Genes</w:t>
      </w:r>
      <w:commentRangeEnd w:id="4"/>
      <w:r w:rsidR="00903B1A" w:rsidRPr="009A1EED">
        <w:rPr>
          <w:rStyle w:val="CommentReference"/>
          <w:u w:val="single"/>
        </w:rPr>
        <w:commentReference w:id="4"/>
      </w:r>
    </w:p>
    <w:p w14:paraId="24B9405C" w14:textId="49D90BD4" w:rsidR="00B34F52" w:rsidRPr="004948B3" w:rsidRDefault="00B34F52" w:rsidP="00B34F52">
      <w:pPr>
        <w:rPr>
          <w:rFonts w:ascii="Arial" w:hAnsi="Arial" w:cs="Arial"/>
        </w:rPr>
      </w:pPr>
      <w:r w:rsidRPr="00226203">
        <w:rPr>
          <w:rFonts w:ascii="Arial" w:hAnsi="Arial" w:cs="Arial"/>
        </w:rPr>
        <w:t>Differentially expressed genes (DEGs) were filtered for a</w:t>
      </w:r>
      <w:r>
        <w:rPr>
          <w:rFonts w:ascii="Arial" w:hAnsi="Arial" w:cs="Arial"/>
        </w:rPr>
        <w:t xml:space="preserve"> </w:t>
      </w:r>
      <w:r w:rsidRPr="00226203">
        <w:rPr>
          <w:rFonts w:ascii="Arial" w:hAnsi="Arial" w:cs="Arial"/>
        </w:rPr>
        <w:t>False Discovery Rate (FDR) less than 0.05, and a P-value less than 0.001</w:t>
      </w:r>
      <w:r w:rsidR="00216B3B">
        <w:rPr>
          <w:rFonts w:ascii="Arial" w:hAnsi="Arial" w:cs="Arial"/>
        </w:rPr>
        <w:t>.</w:t>
      </w:r>
      <w:r w:rsidR="00903B1A">
        <w:rPr>
          <w:rFonts w:ascii="Arial" w:hAnsi="Arial" w:cs="Arial"/>
        </w:rPr>
        <w:t xml:space="preserve"> DEGs </w:t>
      </w:r>
      <w:r w:rsidR="00216B3B">
        <w:rPr>
          <w:rFonts w:ascii="Arial" w:hAnsi="Arial" w:cs="Arial"/>
        </w:rPr>
        <w:t xml:space="preserve">were ranked </w:t>
      </w:r>
      <w:r w:rsidR="00903B1A">
        <w:rPr>
          <w:rFonts w:ascii="Arial" w:hAnsi="Arial" w:cs="Arial"/>
        </w:rPr>
        <w:t>using two methods.</w:t>
      </w:r>
      <w:r w:rsidR="00216B3B">
        <w:rPr>
          <w:rFonts w:ascii="Arial" w:hAnsi="Arial" w:cs="Arial"/>
        </w:rPr>
        <w:t xml:space="preserve"> First, they were</w:t>
      </w:r>
      <w:r w:rsidR="0075625F">
        <w:rPr>
          <w:rFonts w:ascii="Arial" w:hAnsi="Arial" w:cs="Arial"/>
        </w:rPr>
        <w:t xml:space="preserve"> ranked DEGs by ascending p-value. The second method, adapted from </w:t>
      </w:r>
      <w:proofErr w:type="spellStart"/>
      <w:r w:rsidR="0075625F">
        <w:rPr>
          <w:rFonts w:ascii="Arial" w:hAnsi="Arial" w:cs="Arial"/>
        </w:rPr>
        <w:t>Ruthi</w:t>
      </w:r>
      <w:proofErr w:type="spellEnd"/>
      <w:r w:rsidR="0075625F">
        <w:rPr>
          <w:rFonts w:ascii="Arial" w:hAnsi="Arial" w:cs="Arial"/>
        </w:rPr>
        <w:t xml:space="preserve"> et al., involved computing</w:t>
      </w:r>
      <w:r>
        <w:rPr>
          <w:rFonts w:ascii="Arial" w:hAnsi="Arial" w:cs="Arial"/>
        </w:rPr>
        <w:t xml:space="preserve"> </w:t>
      </w:r>
      <w:r w:rsidRPr="00226203">
        <w:rPr>
          <w:rFonts w:ascii="Arial" w:hAnsi="Arial" w:cs="Arial"/>
        </w:rPr>
        <w:t xml:space="preserve">a pseudo-z-score </w:t>
      </w:r>
      <w:r>
        <w:rPr>
          <w:rFonts w:ascii="Arial" w:hAnsi="Arial" w:cs="Arial"/>
        </w:rPr>
        <w:t>for each gene</w:t>
      </w:r>
      <w:r w:rsidRPr="00226203">
        <w:rPr>
          <w:rFonts w:ascii="Arial" w:hAnsi="Arial" w:cs="Arial"/>
        </w:rPr>
        <w:t xml:space="preserve"> and rank</w:t>
      </w:r>
      <w:r w:rsidR="0075625F">
        <w:rPr>
          <w:rFonts w:ascii="Arial" w:hAnsi="Arial" w:cs="Arial"/>
        </w:rPr>
        <w:t>ing</w:t>
      </w:r>
      <w:r w:rsidRPr="00226203">
        <w:rPr>
          <w:rFonts w:ascii="Arial" w:hAnsi="Arial" w:cs="Arial"/>
        </w:rPr>
        <w:t xml:space="preserve"> by its descending absolute value </w:t>
      </w:r>
      <w:r>
        <w:rPr>
          <w:rFonts w:ascii="Arial" w:hAnsi="Arial" w:cs="Arial"/>
        </w:rPr>
        <w:t>[</w:t>
      </w:r>
      <w:r w:rsidRPr="00FC3C7C">
        <w:rPr>
          <w:rFonts w:ascii="Arial" w:hAnsi="Arial" w:cs="Arial"/>
        </w:rPr>
        <w:t>25195578</w:t>
      </w:r>
      <w:r>
        <w:rPr>
          <w:rFonts w:ascii="Arial" w:hAnsi="Arial" w:cs="Arial"/>
        </w:rPr>
        <w:t>]</w:t>
      </w:r>
      <w:r w:rsidRPr="00226203">
        <w:rPr>
          <w:rFonts w:ascii="Arial" w:hAnsi="Arial" w:cs="Arial"/>
        </w:rPr>
        <w:t xml:space="preserve">. The pseudo-z-score of the expression of node </w:t>
      </w:r>
      <m:oMath>
        <m:r>
          <w:rPr>
            <w:rFonts w:ascii="Cambria Math" w:hAnsi="Cambria Math" w:cs="Arial"/>
          </w:rPr>
          <m:t>i</m:t>
        </m:r>
      </m:oMath>
      <w:r w:rsidRPr="00226203">
        <w:rPr>
          <w:rFonts w:ascii="Arial" w:eastAsiaTheme="minorEastAsia" w:hAnsi="Arial" w:cs="Arial"/>
        </w:rPr>
        <w:t xml:space="preserve"> is:</w:t>
      </w:r>
    </w:p>
    <w:p w14:paraId="71E6C729" w14:textId="77777777" w:rsidR="00B34F52" w:rsidRPr="00226203" w:rsidRDefault="00B34F52" w:rsidP="00B34F52">
      <w:pPr>
        <w:rPr>
          <w:rFonts w:ascii="Arial" w:hAnsi="Arial" w:cs="Arial"/>
        </w:rPr>
      </w:pPr>
    </w:p>
    <w:p w14:paraId="3D736382" w14:textId="77777777" w:rsidR="00B34F52" w:rsidRPr="00226203" w:rsidRDefault="009F0148" w:rsidP="00B34F52">
      <w:pPr>
        <w:rPr>
          <w:rFonts w:ascii="Arial" w:hAnsi="Arial" w:cs="Arial"/>
        </w:rPr>
      </w:pPr>
      <m:oMathPara>
        <m:oMath>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t>
                  </m:r>
                </m:e>
                <m:sub>
                  <m:r>
                    <w:rPr>
                      <w:rFonts w:ascii="Cambria Math" w:hAnsi="Cambria Math" w:cs="Arial"/>
                    </w:rPr>
                    <m:t>i,N</m:t>
                  </m:r>
                </m:sub>
              </m:sSub>
              <m:r>
                <w:rPr>
                  <w:rFonts w:ascii="Cambria Math" w:hAnsi="Cambria Math" w:cs="Arial"/>
                </w:rPr>
                <m:t>-</m:t>
              </m:r>
              <m:sSub>
                <m:sSubPr>
                  <m:ctrlPr>
                    <w:rPr>
                      <w:rFonts w:ascii="Cambria Math" w:hAnsi="Cambria Math" w:cs="Arial"/>
                      <w:i/>
                    </w:rPr>
                  </m:ctrlPr>
                </m:sSubPr>
                <m:e>
                  <m:r>
                    <w:rPr>
                      <w:rFonts w:ascii="Cambria Math" w:hAnsi="Cambria Math" w:cs="Arial"/>
                    </w:rPr>
                    <m:t>μ</m:t>
                  </m:r>
                </m:e>
                <m:sub>
                  <m:r>
                    <w:rPr>
                      <w:rFonts w:ascii="Cambria Math" w:hAnsi="Cambria Math" w:cs="Arial"/>
                    </w:rPr>
                    <m:t>i,N</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i,N</m:t>
                  </m:r>
                </m:sub>
              </m:sSub>
            </m:den>
          </m:f>
        </m:oMath>
      </m:oMathPara>
    </w:p>
    <w:p w14:paraId="0EBD568F" w14:textId="77777777" w:rsidR="00B34F52" w:rsidRDefault="00B34F52" w:rsidP="00B34F52">
      <w:pPr>
        <w:rPr>
          <w:rFonts w:ascii="Arial" w:hAnsi="Arial" w:cs="Arial"/>
        </w:rPr>
      </w:pPr>
    </w:p>
    <w:p w14:paraId="10AE67BF" w14:textId="77777777" w:rsidR="00B34F52" w:rsidRPr="00226203" w:rsidRDefault="00B34F52" w:rsidP="00B34F52">
      <w:pPr>
        <w:rPr>
          <w:rFonts w:ascii="Arial" w:hAnsi="Arial" w:cs="Arial"/>
        </w:rPr>
      </w:pPr>
      <w:r w:rsidRPr="00226203">
        <w:rPr>
          <w:rFonts w:ascii="Arial" w:hAnsi="Arial"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i,N</m:t>
            </m:r>
          </m:sub>
        </m:sSub>
      </m:oMath>
      <w:r>
        <w:rPr>
          <w:rFonts w:ascii="Arial" w:eastAsiaTheme="minorEastAsia" w:hAnsi="Arial" w:cs="Arial"/>
        </w:rPr>
        <w:t xml:space="preserve"> </w:t>
      </w:r>
      <w:r w:rsidRPr="00226203">
        <w:rPr>
          <w:rFonts w:ascii="Arial" w:eastAsiaTheme="minorEastAsia" w:hAnsi="Arial" w:cs="Arial"/>
        </w:rPr>
        <w:t xml:space="preserve">is the average expression of gene </w:t>
      </w:r>
      <m:oMath>
        <m:r>
          <w:rPr>
            <w:rFonts w:ascii="Cambria Math" w:hAnsi="Cambria Math" w:cs="Arial"/>
          </w:rPr>
          <m:t>i</m:t>
        </m:r>
      </m:oMath>
      <w:r w:rsidRPr="00226203">
        <w:rPr>
          <w:rFonts w:ascii="Arial" w:eastAsiaTheme="minorEastAsia" w:hAnsi="Arial" w:cs="Arial"/>
        </w:rPr>
        <w:t xml:space="preserve"> in the cancerous cell line,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i,N</m:t>
            </m:r>
          </m:sub>
        </m:sSub>
      </m:oMath>
      <w:r w:rsidRPr="00226203">
        <w:rPr>
          <w:rFonts w:ascii="Arial" w:eastAsiaTheme="minorEastAsia" w:hAnsi="Arial" w:cs="Arial"/>
        </w:rPr>
        <w:t xml:space="preserve"> is the average expression of gene </w:t>
      </w:r>
      <m:oMath>
        <m:r>
          <w:rPr>
            <w:rFonts w:ascii="Cambria Math" w:hAnsi="Cambria Math" w:cs="Arial"/>
          </w:rPr>
          <m:t>i</m:t>
        </m:r>
      </m:oMath>
      <w:r w:rsidRPr="00226203">
        <w:rPr>
          <w:rFonts w:ascii="Arial" w:eastAsiaTheme="minorEastAsia" w:hAnsi="Arial" w:cs="Arial"/>
        </w:rPr>
        <w:t xml:space="preserve"> in the normal cell line, and </w:t>
      </w:r>
      <m:oMath>
        <m:sSub>
          <m:sSubPr>
            <m:ctrlPr>
              <w:rPr>
                <w:rFonts w:ascii="Cambria Math" w:hAnsi="Cambria Math" w:cs="Arial"/>
                <w:i/>
              </w:rPr>
            </m:ctrlPr>
          </m:sSubPr>
          <m:e>
            <m:r>
              <w:rPr>
                <w:rFonts w:ascii="Cambria Math" w:hAnsi="Cambria Math" w:cs="Arial"/>
              </w:rPr>
              <m:t>σ</m:t>
            </m:r>
          </m:e>
          <m:sub>
            <m:r>
              <w:rPr>
                <w:rFonts w:ascii="Cambria Math" w:hAnsi="Cambria Math" w:cs="Arial"/>
              </w:rPr>
              <m:t>i,N</m:t>
            </m:r>
          </m:sub>
        </m:sSub>
      </m:oMath>
      <w:r>
        <w:rPr>
          <w:rFonts w:ascii="Arial" w:eastAsiaTheme="minorEastAsia" w:hAnsi="Arial" w:cs="Arial"/>
        </w:rPr>
        <w:t xml:space="preserve"> </w:t>
      </w:r>
      <w:r w:rsidRPr="00226203">
        <w:rPr>
          <w:rFonts w:ascii="Arial" w:eastAsiaTheme="minorEastAsia" w:hAnsi="Arial" w:cs="Arial"/>
        </w:rPr>
        <w:t xml:space="preserve">is the standard deviation of the 4 replicates of the expression of gene </w:t>
      </w:r>
      <m:oMath>
        <m:r>
          <w:rPr>
            <w:rFonts w:ascii="Cambria Math" w:hAnsi="Cambria Math" w:cs="Arial"/>
          </w:rPr>
          <m:t>i</m:t>
        </m:r>
      </m:oMath>
      <w:r w:rsidRPr="00226203">
        <w:rPr>
          <w:rFonts w:ascii="Arial" w:eastAsiaTheme="minorEastAsia" w:hAnsi="Arial" w:cs="Arial"/>
        </w:rPr>
        <w:t xml:space="preserve"> from the normal cell line. This score </w:t>
      </w:r>
      <w:r w:rsidRPr="00226203">
        <w:rPr>
          <w:rFonts w:ascii="Arial" w:hAnsi="Arial" w:cs="Arial"/>
          <w:color w:val="111111"/>
          <w:shd w:val="clear" w:color="auto" w:fill="FDFDFD"/>
        </w:rPr>
        <w:t>reflects the cancerous expression level of a gene compared to the distribution of expression in the normal samples, and is related to the probability that the expression</w:t>
      </w:r>
      <w:r>
        <w:rPr>
          <w:rFonts w:ascii="Arial" w:hAnsi="Arial" w:cs="Arial"/>
          <w:color w:val="111111"/>
          <w:shd w:val="clear" w:color="auto" w:fill="FDFDFD"/>
        </w:rPr>
        <w:t xml:space="preserve"> level</w:t>
      </w:r>
      <w:r w:rsidRPr="00226203">
        <w:rPr>
          <w:rFonts w:ascii="Arial" w:hAnsi="Arial" w:cs="Arial"/>
          <w:color w:val="111111"/>
          <w:shd w:val="clear" w:color="auto" w:fill="FDFDFD"/>
        </w:rPr>
        <w:t xml:space="preserve"> in the tumor is from the same distribution as is in the normal tissue.</w:t>
      </w:r>
    </w:p>
    <w:p w14:paraId="0DCEBBEB" w14:textId="77777777" w:rsidR="00B34F52" w:rsidRDefault="00B34F52" w:rsidP="00B34F52">
      <w:pPr>
        <w:rPr>
          <w:rFonts w:ascii="Arial" w:hAnsi="Arial" w:cs="Arial"/>
          <w:color w:val="111111"/>
          <w:shd w:val="clear" w:color="auto" w:fill="FDFDFD"/>
        </w:rPr>
      </w:pPr>
    </w:p>
    <w:p w14:paraId="4F0BDC52" w14:textId="77777777" w:rsidR="00B34F52" w:rsidRPr="00216B3B" w:rsidRDefault="00B34F52" w:rsidP="00B34F52">
      <w:pPr>
        <w:rPr>
          <w:rFonts w:ascii="Arial" w:hAnsi="Arial" w:cs="Arial"/>
          <w:i/>
          <w:u w:val="single"/>
        </w:rPr>
      </w:pPr>
      <w:r w:rsidRPr="00216B3B">
        <w:rPr>
          <w:rFonts w:ascii="Arial" w:hAnsi="Arial" w:cs="Arial"/>
          <w:i/>
          <w:u w:val="single"/>
        </w:rPr>
        <w:t xml:space="preserve">Identification of Functionally Related Differentially Expressed Genes </w:t>
      </w:r>
    </w:p>
    <w:p w14:paraId="2D795B93" w14:textId="1EF2E0BF" w:rsidR="00216B3B" w:rsidRDefault="0075625F" w:rsidP="00B34F52">
      <w:pPr>
        <w:rPr>
          <w:rFonts w:ascii="Arial" w:hAnsi="Arial" w:cs="Arial"/>
          <w:color w:val="111111"/>
          <w:shd w:val="clear" w:color="auto" w:fill="FDFDFD"/>
        </w:rPr>
      </w:pPr>
      <w:r>
        <w:rPr>
          <w:rFonts w:ascii="Arial" w:hAnsi="Arial" w:cs="Arial"/>
          <w:color w:val="111111"/>
          <w:shd w:val="clear" w:color="auto" w:fill="FDFDFD"/>
        </w:rPr>
        <w:t xml:space="preserve">The first step in </w:t>
      </w:r>
      <w:r w:rsidR="00216B3B">
        <w:rPr>
          <w:rFonts w:ascii="Arial" w:hAnsi="Arial" w:cs="Arial"/>
          <w:color w:val="111111"/>
          <w:shd w:val="clear" w:color="auto" w:fill="FDFDFD"/>
        </w:rPr>
        <w:t>the</w:t>
      </w:r>
      <w:r>
        <w:rPr>
          <w:rFonts w:ascii="Arial" w:hAnsi="Arial" w:cs="Arial"/>
          <w:color w:val="111111"/>
          <w:shd w:val="clear" w:color="auto" w:fill="FDFDFD"/>
        </w:rPr>
        <w:t xml:space="preserve"> pipeline is to identify a module of functionally related DEGs</w:t>
      </w:r>
      <w:r w:rsidR="00936143">
        <w:rPr>
          <w:rFonts w:ascii="Arial" w:hAnsi="Arial" w:cs="Arial"/>
          <w:color w:val="111111"/>
          <w:shd w:val="clear" w:color="auto" w:fill="FDFDFD"/>
        </w:rPr>
        <w:t xml:space="preserve"> (FunDEGs)</w:t>
      </w:r>
      <w:r>
        <w:rPr>
          <w:rFonts w:ascii="Arial" w:hAnsi="Arial" w:cs="Arial"/>
          <w:color w:val="111111"/>
          <w:shd w:val="clear" w:color="auto" w:fill="FDFDFD"/>
        </w:rPr>
        <w:t>.</w:t>
      </w:r>
      <w:r w:rsidR="00936143">
        <w:rPr>
          <w:rFonts w:ascii="Arial" w:hAnsi="Arial" w:cs="Arial"/>
          <w:color w:val="111111"/>
          <w:shd w:val="clear" w:color="auto" w:fill="FDFDFD"/>
        </w:rPr>
        <w:t xml:space="preserve"> </w:t>
      </w:r>
      <w:r w:rsidR="00B34F52">
        <w:rPr>
          <w:rFonts w:ascii="Arial" w:hAnsi="Arial" w:cs="Arial"/>
          <w:color w:val="111111"/>
          <w:shd w:val="clear" w:color="auto" w:fill="FDFDFD"/>
        </w:rPr>
        <w:t>This method</w:t>
      </w:r>
      <w:r>
        <w:rPr>
          <w:rFonts w:ascii="Arial" w:hAnsi="Arial" w:cs="Arial"/>
          <w:color w:val="111111"/>
          <w:shd w:val="clear" w:color="auto" w:fill="FDFDFD"/>
        </w:rPr>
        <w:t>,</w:t>
      </w:r>
      <w:r w:rsidR="00B34F52">
        <w:rPr>
          <w:rFonts w:ascii="Arial" w:hAnsi="Arial" w:cs="Arial"/>
          <w:color w:val="111111"/>
          <w:shd w:val="clear" w:color="auto" w:fill="FDFDFD"/>
        </w:rPr>
        <w:t xml:space="preserve"> developed by </w:t>
      </w:r>
      <w:proofErr w:type="spellStart"/>
      <w:r w:rsidR="00B34F52">
        <w:rPr>
          <w:rFonts w:ascii="Arial" w:hAnsi="Arial" w:cs="Arial"/>
          <w:color w:val="111111"/>
          <w:shd w:val="clear" w:color="auto" w:fill="FDFDFD"/>
        </w:rPr>
        <w:t>Kairov</w:t>
      </w:r>
      <w:proofErr w:type="spellEnd"/>
      <w:r w:rsidR="00B34F52">
        <w:rPr>
          <w:rFonts w:ascii="Arial" w:hAnsi="Arial" w:cs="Arial"/>
          <w:color w:val="111111"/>
          <w:shd w:val="clear" w:color="auto" w:fill="FDFDFD"/>
        </w:rPr>
        <w:t xml:space="preserve"> et al.</w:t>
      </w:r>
      <w:r>
        <w:rPr>
          <w:rFonts w:ascii="Arial" w:hAnsi="Arial" w:cs="Arial"/>
          <w:color w:val="111111"/>
          <w:shd w:val="clear" w:color="auto" w:fill="FDFDFD"/>
        </w:rPr>
        <w:t>,</w:t>
      </w:r>
      <w:r w:rsidR="00B34F52" w:rsidRPr="00226203">
        <w:rPr>
          <w:rFonts w:ascii="Arial" w:hAnsi="Arial" w:cs="Arial"/>
          <w:color w:val="111111"/>
          <w:shd w:val="clear" w:color="auto" w:fill="FDFDFD"/>
        </w:rPr>
        <w:t xml:space="preserve"> </w:t>
      </w:r>
      <w:r w:rsidR="00216B3B">
        <w:rPr>
          <w:rFonts w:ascii="Arial" w:hAnsi="Arial" w:cs="Arial"/>
          <w:color w:val="111111"/>
          <w:shd w:val="clear" w:color="auto" w:fill="FDFDFD"/>
        </w:rPr>
        <w:t xml:space="preserve">considers functional relationships between molecules based on protein-protein interactions </w:t>
      </w:r>
      <w:r w:rsidR="00CA2D54">
        <w:rPr>
          <w:rFonts w:ascii="Arial" w:hAnsi="Arial" w:cs="Arial"/>
          <w:color w:val="111111"/>
          <w:shd w:val="clear" w:color="auto" w:fill="FDFDFD"/>
        </w:rPr>
        <w:t xml:space="preserve">(PPI) </w:t>
      </w:r>
      <w:r w:rsidR="00216B3B">
        <w:rPr>
          <w:rFonts w:ascii="Arial" w:hAnsi="Arial" w:cs="Arial"/>
          <w:color w:val="111111"/>
          <w:shd w:val="clear" w:color="auto" w:fill="FDFDFD"/>
        </w:rPr>
        <w:t>as opposed to a statistical cutoff to identify a functionally related core</w:t>
      </w:r>
      <w:r w:rsidR="00C55ED9">
        <w:rPr>
          <w:rFonts w:ascii="Arial" w:hAnsi="Arial" w:cs="Arial"/>
          <w:color w:val="111111"/>
          <w:shd w:val="clear" w:color="auto" w:fill="FDFDFD"/>
        </w:rPr>
        <w:t xml:space="preserve"> </w:t>
      </w:r>
      <w:r w:rsidR="003A1771">
        <w:rPr>
          <w:rFonts w:ascii="Arial" w:hAnsi="Arial" w:cs="Arial"/>
          <w:color w:val="111111"/>
          <w:shd w:val="clear" w:color="auto" w:fill="FDFDFD"/>
        </w:rPr>
        <w:t xml:space="preserve">of genes </w:t>
      </w:r>
      <w:r w:rsidR="00C55ED9" w:rsidRPr="00226203">
        <w:rPr>
          <w:rFonts w:ascii="Arial" w:hAnsi="Arial" w:cs="Arial"/>
          <w:shd w:val="clear" w:color="auto" w:fill="FDFDFD"/>
        </w:rPr>
        <w:t>[</w:t>
      </w:r>
      <w:r w:rsidR="00C55ED9" w:rsidRPr="00483B96">
        <w:rPr>
          <w:rFonts w:ascii="Arial" w:hAnsi="Arial" w:cs="Arial"/>
          <w:shd w:val="clear" w:color="auto" w:fill="FDFDFD"/>
        </w:rPr>
        <w:t>23055628</w:t>
      </w:r>
      <w:r w:rsidR="00C55ED9" w:rsidRPr="00226203">
        <w:rPr>
          <w:rFonts w:ascii="Arial" w:hAnsi="Arial" w:cs="Arial"/>
          <w:shd w:val="clear" w:color="auto" w:fill="FDFDFD"/>
        </w:rPr>
        <w:t>]</w:t>
      </w:r>
      <w:r w:rsidR="00216B3B">
        <w:rPr>
          <w:rFonts w:ascii="Arial" w:hAnsi="Arial" w:cs="Arial"/>
          <w:color w:val="111111"/>
          <w:shd w:val="clear" w:color="auto" w:fill="FDFDFD"/>
        </w:rPr>
        <w:t xml:space="preserve">. </w:t>
      </w:r>
      <w:r w:rsidR="003A1771">
        <w:rPr>
          <w:rFonts w:ascii="Arial" w:hAnsi="Arial" w:cs="Arial"/>
          <w:color w:val="111111"/>
          <w:shd w:val="clear" w:color="auto" w:fill="FDFDFD"/>
        </w:rPr>
        <w:t>Thus, more biologically relevant interactions may be captured, even if the molecules involved are not highly differentially expressed.</w:t>
      </w:r>
    </w:p>
    <w:p w14:paraId="52243449" w14:textId="77777777" w:rsidR="00216B3B" w:rsidRDefault="00216B3B" w:rsidP="00B34F52">
      <w:pPr>
        <w:rPr>
          <w:rFonts w:ascii="Arial" w:hAnsi="Arial" w:cs="Arial"/>
          <w:color w:val="111111"/>
          <w:shd w:val="clear" w:color="auto" w:fill="FDFDFD"/>
        </w:rPr>
      </w:pPr>
    </w:p>
    <w:p w14:paraId="1510073D" w14:textId="23BAD904" w:rsidR="00B34F52" w:rsidRPr="00483B96" w:rsidRDefault="00B34F52" w:rsidP="00B34F52">
      <w:pPr>
        <w:rPr>
          <w:rFonts w:ascii="Arial" w:hAnsi="Arial" w:cs="Arial"/>
          <w:shd w:val="clear" w:color="auto" w:fill="FDFDFD"/>
        </w:rPr>
      </w:pPr>
      <w:r w:rsidRPr="00061C3E">
        <w:rPr>
          <w:rFonts w:ascii="Arial" w:hAnsi="Arial" w:cs="Arial"/>
          <w:color w:val="111111"/>
          <w:shd w:val="clear" w:color="auto" w:fill="FDFDFD"/>
        </w:rPr>
        <w:t xml:space="preserve">The method stems from percolation in graph theory, where one can estimate the expected size of the largest connected component given a graph and </w:t>
      </w:r>
      <m:oMath>
        <m:r>
          <w:rPr>
            <w:rFonts w:ascii="Cambria Math" w:hAnsi="Cambria Math" w:cs="Arial"/>
            <w:color w:val="111111"/>
            <w:shd w:val="clear" w:color="auto" w:fill="FDFDFD"/>
          </w:rPr>
          <m:t>k</m:t>
        </m:r>
      </m:oMath>
      <w:r>
        <w:rPr>
          <w:rFonts w:ascii="Arial" w:eastAsiaTheme="minorEastAsia" w:hAnsi="Arial" w:cs="Arial"/>
          <w:color w:val="111111"/>
          <w:shd w:val="clear" w:color="auto" w:fill="FDFDFD"/>
        </w:rPr>
        <w:t xml:space="preserve"> </w:t>
      </w:r>
      <w:r w:rsidRPr="00061C3E">
        <w:rPr>
          <w:rFonts w:ascii="Arial" w:hAnsi="Arial" w:cs="Arial"/>
          <w:color w:val="111111"/>
          <w:shd w:val="clear" w:color="auto" w:fill="FDFDFD"/>
        </w:rPr>
        <w:t xml:space="preserve">randomly selected nodes. For some </w:t>
      </w:r>
      <m:oMath>
        <m:sSub>
          <m:sSubPr>
            <m:ctrlPr>
              <w:rPr>
                <w:rFonts w:ascii="Cambria Math" w:hAnsi="Cambria Math" w:cs="Arial"/>
                <w:i/>
                <w:color w:val="111111"/>
                <w:shd w:val="clear" w:color="auto" w:fill="FDFDFD"/>
              </w:rPr>
            </m:ctrlPr>
          </m:sSubPr>
          <m:e>
            <m:r>
              <w:rPr>
                <w:rFonts w:ascii="Cambria Math" w:hAnsi="Cambria Math" w:cs="Arial"/>
                <w:color w:val="111111"/>
                <w:shd w:val="clear" w:color="auto" w:fill="FDFDFD"/>
              </w:rPr>
              <m:t>k</m:t>
            </m:r>
          </m:e>
          <m:sub>
            <m:r>
              <w:rPr>
                <w:rFonts w:ascii="Cambria Math" w:hAnsi="Cambria Math" w:cs="Arial"/>
                <w:color w:val="111111"/>
                <w:shd w:val="clear" w:color="auto" w:fill="FDFDFD"/>
              </w:rPr>
              <m:t>crit</m:t>
            </m:r>
          </m:sub>
        </m:sSub>
      </m:oMath>
      <w:r>
        <w:rPr>
          <w:rFonts w:ascii="Arial" w:eastAsiaTheme="minorEastAsia" w:hAnsi="Arial" w:cs="Arial"/>
          <w:color w:val="111111"/>
          <w:shd w:val="clear" w:color="auto" w:fill="FDFDFD"/>
        </w:rPr>
        <w:t xml:space="preserve"> </w:t>
      </w:r>
      <w:r w:rsidRPr="00061C3E">
        <w:rPr>
          <w:rFonts w:ascii="Arial" w:hAnsi="Arial" w:cs="Arial"/>
          <w:color w:val="111111"/>
          <w:shd w:val="clear" w:color="auto" w:fill="FDFDFD"/>
        </w:rPr>
        <w:t>number of</w:t>
      </w:r>
      <w:r>
        <w:rPr>
          <w:rFonts w:ascii="Arial" w:hAnsi="Arial" w:cs="Arial"/>
          <w:color w:val="111111"/>
          <w:shd w:val="clear" w:color="auto" w:fill="FDFDFD"/>
        </w:rPr>
        <w:t xml:space="preserve"> ranked</w:t>
      </w:r>
      <w:r w:rsidRPr="00061C3E">
        <w:rPr>
          <w:rFonts w:ascii="Arial" w:hAnsi="Arial" w:cs="Arial"/>
          <w:color w:val="111111"/>
          <w:shd w:val="clear" w:color="auto" w:fill="FDFDFD"/>
        </w:rPr>
        <w:t xml:space="preserve"> nodes, most of them are in</w:t>
      </w:r>
      <w:r>
        <w:rPr>
          <w:rFonts w:ascii="Arial" w:hAnsi="Arial" w:cs="Arial"/>
          <w:color w:val="111111"/>
          <w:shd w:val="clear" w:color="auto" w:fill="FDFDFD"/>
        </w:rPr>
        <w:t>cluded in</w:t>
      </w:r>
      <w:r w:rsidRPr="00061C3E">
        <w:rPr>
          <w:rFonts w:ascii="Arial" w:hAnsi="Arial" w:cs="Arial"/>
          <w:color w:val="111111"/>
          <w:shd w:val="clear" w:color="auto" w:fill="FDFDFD"/>
        </w:rPr>
        <w:t xml:space="preserve"> the largest connected component</w:t>
      </w:r>
      <w:r>
        <w:rPr>
          <w:rFonts w:ascii="Arial" w:hAnsi="Arial" w:cs="Arial"/>
          <w:color w:val="111111"/>
          <w:shd w:val="clear" w:color="auto" w:fill="FDFDFD"/>
        </w:rPr>
        <w:t xml:space="preserve"> (LCC)</w:t>
      </w:r>
      <w:r w:rsidRPr="00061C3E">
        <w:rPr>
          <w:rFonts w:ascii="Arial" w:hAnsi="Arial" w:cs="Arial"/>
          <w:color w:val="111111"/>
          <w:shd w:val="clear" w:color="auto" w:fill="FDFDFD"/>
        </w:rPr>
        <w:t xml:space="preserve">. Thus, if the first </w:t>
      </w:r>
      <m:oMath>
        <m:r>
          <w:rPr>
            <w:rFonts w:ascii="Cambria Math" w:hAnsi="Cambria Math" w:cs="Arial"/>
            <w:color w:val="111111"/>
            <w:shd w:val="clear" w:color="auto" w:fill="FDFDFD"/>
          </w:rPr>
          <m:t>k</m:t>
        </m:r>
      </m:oMath>
      <w:r w:rsidRPr="00061C3E">
        <w:rPr>
          <w:rFonts w:ascii="Arial" w:hAnsi="Arial" w:cs="Arial"/>
          <w:color w:val="111111"/>
          <w:shd w:val="clear" w:color="auto" w:fill="FDFDFD"/>
        </w:rPr>
        <w:t xml:space="preserve"> </w:t>
      </w:r>
      <w:r>
        <w:rPr>
          <w:rFonts w:ascii="Arial" w:hAnsi="Arial" w:cs="Arial"/>
          <w:color w:val="111111"/>
          <w:shd w:val="clear" w:color="auto" w:fill="FDFDFD"/>
        </w:rPr>
        <w:t xml:space="preserve">ranked </w:t>
      </w:r>
      <w:r w:rsidRPr="00061C3E">
        <w:rPr>
          <w:rFonts w:ascii="Arial" w:hAnsi="Arial" w:cs="Arial"/>
          <w:color w:val="111111"/>
          <w:shd w:val="clear" w:color="auto" w:fill="FDFDFD"/>
        </w:rPr>
        <w:t>nodes (</w:t>
      </w:r>
      <m:oMath>
        <m:r>
          <w:rPr>
            <w:rFonts w:ascii="Cambria Math" w:hAnsi="Cambria Math" w:cs="Arial"/>
            <w:color w:val="111111"/>
            <w:shd w:val="clear" w:color="auto" w:fill="FDFDFD"/>
          </w:rPr>
          <m:t xml:space="preserve">k≪ </m:t>
        </m:r>
        <m:sSub>
          <m:sSubPr>
            <m:ctrlPr>
              <w:rPr>
                <w:rFonts w:ascii="Cambria Math" w:hAnsi="Cambria Math" w:cs="Arial"/>
                <w:i/>
                <w:color w:val="111111"/>
                <w:shd w:val="clear" w:color="auto" w:fill="FDFDFD"/>
              </w:rPr>
            </m:ctrlPr>
          </m:sSubPr>
          <m:e>
            <m:r>
              <w:rPr>
                <w:rFonts w:ascii="Cambria Math" w:hAnsi="Cambria Math" w:cs="Arial"/>
                <w:color w:val="111111"/>
                <w:shd w:val="clear" w:color="auto" w:fill="FDFDFD"/>
              </w:rPr>
              <m:t>k</m:t>
            </m:r>
          </m:e>
          <m:sub>
            <m:r>
              <w:rPr>
                <w:rFonts w:ascii="Cambria Math" w:hAnsi="Cambria Math" w:cs="Arial"/>
                <w:color w:val="111111"/>
                <w:shd w:val="clear" w:color="auto" w:fill="FDFDFD"/>
              </w:rPr>
              <m:t>crit</m:t>
            </m:r>
          </m:sub>
        </m:sSub>
      </m:oMath>
      <w:r w:rsidRPr="00061C3E">
        <w:rPr>
          <w:rFonts w:ascii="Arial" w:hAnsi="Arial" w:cs="Arial"/>
          <w:color w:val="111111"/>
          <w:shd w:val="clear" w:color="auto" w:fill="FDFDFD"/>
        </w:rPr>
        <w:t xml:space="preserve">) form a largest connected component larger than expected by random, their connections are non-random, and they form a functionally related core. </w:t>
      </w:r>
    </w:p>
    <w:p w14:paraId="22F273A6" w14:textId="77777777" w:rsidR="00B34F52" w:rsidRDefault="00B34F52" w:rsidP="00B34F52">
      <w:pPr>
        <w:rPr>
          <w:rFonts w:ascii="Arial" w:hAnsi="Arial" w:cs="Arial"/>
          <w:color w:val="111111"/>
          <w:shd w:val="clear" w:color="auto" w:fill="FDFDFD"/>
        </w:rPr>
      </w:pPr>
    </w:p>
    <w:p w14:paraId="546D73AE" w14:textId="6EB1AC98" w:rsidR="002569B1" w:rsidRDefault="00B34F52" w:rsidP="00B34F52">
      <w:pPr>
        <w:rPr>
          <w:rFonts w:ascii="Arial" w:hAnsi="Arial" w:cs="Arial"/>
          <w:color w:val="111111"/>
          <w:shd w:val="clear" w:color="auto" w:fill="FDFDFD"/>
        </w:rPr>
      </w:pPr>
      <w:r>
        <w:rPr>
          <w:rFonts w:ascii="Arial" w:hAnsi="Arial" w:cs="Arial"/>
          <w:color w:val="111111"/>
          <w:shd w:val="clear" w:color="auto" w:fill="FDFDFD"/>
        </w:rPr>
        <w:t>The method is implemented in the BiNOM Cytoscape 2.8.3 plugin</w:t>
      </w:r>
      <w:r w:rsidR="002569B1">
        <w:rPr>
          <w:rFonts w:ascii="Arial" w:hAnsi="Arial" w:cs="Arial"/>
          <w:color w:val="111111"/>
          <w:shd w:val="clear" w:color="auto" w:fill="FDFDFD"/>
        </w:rPr>
        <w:t xml:space="preserve"> [</w:t>
      </w:r>
      <w:r w:rsidR="002569B1" w:rsidRPr="00D60829">
        <w:rPr>
          <w:rFonts w:ascii="Arial" w:hAnsi="Arial" w:cs="Arial"/>
          <w:color w:val="111111"/>
          <w:shd w:val="clear" w:color="auto" w:fill="FDFDFD"/>
        </w:rPr>
        <w:t>23453054</w:t>
      </w:r>
      <w:r w:rsidR="002569B1">
        <w:rPr>
          <w:rFonts w:ascii="Arial" w:hAnsi="Arial" w:cs="Arial"/>
          <w:color w:val="111111"/>
          <w:shd w:val="clear" w:color="auto" w:fill="FDFDFD"/>
        </w:rPr>
        <w:t>]. Using the</w:t>
      </w:r>
      <w:r>
        <w:rPr>
          <w:rFonts w:ascii="Arial" w:hAnsi="Arial" w:cs="Arial"/>
          <w:color w:val="111111"/>
          <w:shd w:val="clear" w:color="auto" w:fill="FDFDFD"/>
        </w:rPr>
        <w:t xml:space="preserve"> Human Protein Reference Database (HPRD) as</w:t>
      </w:r>
      <w:r w:rsidR="00CA2D54">
        <w:rPr>
          <w:rFonts w:ascii="Arial" w:hAnsi="Arial" w:cs="Arial"/>
          <w:color w:val="111111"/>
          <w:shd w:val="clear" w:color="auto" w:fill="FDFDFD"/>
        </w:rPr>
        <w:t xml:space="preserve"> the</w:t>
      </w:r>
      <w:r>
        <w:rPr>
          <w:rFonts w:ascii="Arial" w:hAnsi="Arial" w:cs="Arial"/>
          <w:color w:val="111111"/>
          <w:shd w:val="clear" w:color="auto" w:fill="FDFDFD"/>
        </w:rPr>
        <w:t xml:space="preserve"> </w:t>
      </w:r>
      <w:r w:rsidR="002569B1">
        <w:rPr>
          <w:rFonts w:ascii="Arial" w:hAnsi="Arial" w:cs="Arial"/>
          <w:color w:val="111111"/>
          <w:shd w:val="clear" w:color="auto" w:fill="FDFDFD"/>
        </w:rPr>
        <w:t xml:space="preserve">underlying PPI, the percolation score </w:t>
      </w:r>
      <m:oMath>
        <m:r>
          <w:rPr>
            <w:rFonts w:ascii="Cambria Math" w:hAnsi="Cambria Math" w:cs="Arial"/>
            <w:color w:val="111111"/>
            <w:shd w:val="clear" w:color="auto" w:fill="FDFDFD"/>
          </w:rPr>
          <m:t>S</m:t>
        </m:r>
      </m:oMath>
      <w:r w:rsidR="002569B1">
        <w:rPr>
          <w:rFonts w:ascii="Arial" w:hAnsi="Arial" w:cs="Arial"/>
          <w:color w:val="111111"/>
          <w:shd w:val="clear" w:color="auto" w:fill="FDFDFD"/>
        </w:rPr>
        <w:t xml:space="preserve"> for multiple sets of </w:t>
      </w:r>
      <w:r w:rsidR="002569B1" w:rsidRPr="00061C3E">
        <w:rPr>
          <w:rFonts w:ascii="Arial" w:hAnsi="Arial" w:cs="Arial"/>
          <w:i/>
          <w:color w:val="111111"/>
          <w:shd w:val="clear" w:color="auto" w:fill="FDFDFD"/>
        </w:rPr>
        <w:t>k</w:t>
      </w:r>
      <w:r w:rsidR="002569B1" w:rsidRPr="00061C3E">
        <w:rPr>
          <w:rFonts w:ascii="Arial" w:hAnsi="Arial" w:cs="Arial"/>
          <w:color w:val="111111"/>
          <w:shd w:val="clear" w:color="auto" w:fill="FDFDFD"/>
        </w:rPr>
        <w:t xml:space="preserve"> top-ranked DEGs</w:t>
      </w:r>
      <w:r w:rsidR="002569B1">
        <w:rPr>
          <w:rFonts w:ascii="Arial" w:hAnsi="Arial" w:cs="Arial"/>
          <w:color w:val="111111"/>
          <w:shd w:val="clear" w:color="auto" w:fill="FDFDFD"/>
        </w:rPr>
        <w:t xml:space="preserve"> (k=50-1000 by increments of 50</w:t>
      </w:r>
      <w:r w:rsidR="00CA2D54">
        <w:rPr>
          <w:rFonts w:ascii="Arial" w:hAnsi="Arial" w:cs="Arial"/>
          <w:color w:val="111111"/>
          <w:shd w:val="clear" w:color="auto" w:fill="FDFDFD"/>
        </w:rPr>
        <w:t>) were computed</w:t>
      </w:r>
      <w:r w:rsidR="002569B1">
        <w:rPr>
          <w:rFonts w:ascii="Arial" w:hAnsi="Arial" w:cs="Arial"/>
          <w:color w:val="111111"/>
          <w:shd w:val="clear" w:color="auto" w:fill="FDFDFD"/>
        </w:rPr>
        <w:t>. The percolation score</w:t>
      </w:r>
      <m:oMath>
        <m:r>
          <w:rPr>
            <w:rFonts w:ascii="Cambria Math" w:hAnsi="Cambria Math" w:cs="Arial"/>
            <w:color w:val="111111"/>
            <w:shd w:val="clear" w:color="auto" w:fill="FDFDFD"/>
          </w:rPr>
          <m:t xml:space="preserve"> S</m:t>
        </m:r>
      </m:oMath>
      <w:r w:rsidR="002569B1">
        <w:rPr>
          <w:rFonts w:ascii="Arial" w:hAnsi="Arial" w:cs="Arial"/>
          <w:color w:val="111111"/>
          <w:shd w:val="clear" w:color="auto" w:fill="FDFDFD"/>
        </w:rPr>
        <w:t xml:space="preserve"> is defined as:</w:t>
      </w:r>
    </w:p>
    <w:p w14:paraId="31372F1E" w14:textId="77777777" w:rsidR="00E90799" w:rsidRDefault="00E90799" w:rsidP="00B34F52">
      <w:pPr>
        <w:rPr>
          <w:rFonts w:ascii="Arial" w:hAnsi="Arial" w:cs="Arial"/>
          <w:color w:val="111111"/>
          <w:shd w:val="clear" w:color="auto" w:fill="FDFDFD"/>
        </w:rPr>
      </w:pPr>
    </w:p>
    <w:p w14:paraId="05FBC058" w14:textId="77777777" w:rsidR="002569B1" w:rsidRPr="00061C3E" w:rsidRDefault="002569B1" w:rsidP="002569B1">
      <w:pPr>
        <w:rPr>
          <w:rFonts w:ascii="Arial" w:hAnsi="Arial" w:cs="Arial"/>
          <w:color w:val="111111"/>
          <w:shd w:val="clear" w:color="auto" w:fill="FDFDFD"/>
        </w:rPr>
      </w:pPr>
      <m:oMathPara>
        <m:oMath>
          <m:r>
            <w:rPr>
              <w:rFonts w:ascii="Cambria Math" w:hAnsi="Cambria Math" w:cs="Arial"/>
              <w:color w:val="111111"/>
              <w:shd w:val="clear" w:color="auto" w:fill="FDFDFD"/>
            </w:rPr>
            <m:t>S=</m:t>
          </m:r>
          <m:f>
            <m:fPr>
              <m:ctrlPr>
                <w:rPr>
                  <w:rFonts w:ascii="Cambria Math" w:hAnsi="Cambria Math" w:cs="Arial"/>
                  <w:i/>
                  <w:color w:val="111111"/>
                  <w:shd w:val="clear" w:color="auto" w:fill="FDFDFD"/>
                </w:rPr>
              </m:ctrlPr>
            </m:fPr>
            <m:num>
              <m:r>
                <w:rPr>
                  <w:rFonts w:ascii="Cambria Math" w:hAnsi="Cambria Math" w:cs="Arial"/>
                  <w:color w:val="111111"/>
                  <w:shd w:val="clear" w:color="auto" w:fill="FDFDFD"/>
                </w:rPr>
                <m:t>C</m:t>
              </m:r>
              <m:d>
                <m:dPr>
                  <m:ctrlPr>
                    <w:rPr>
                      <w:rFonts w:ascii="Cambria Math" w:hAnsi="Cambria Math" w:cs="Arial"/>
                      <w:i/>
                      <w:color w:val="111111"/>
                      <w:shd w:val="clear" w:color="auto" w:fill="FDFDFD"/>
                    </w:rPr>
                  </m:ctrlPr>
                </m:dPr>
                <m:e>
                  <m:sSup>
                    <m:sSupPr>
                      <m:ctrlPr>
                        <w:rPr>
                          <w:rFonts w:ascii="Cambria Math" w:hAnsi="Cambria Math" w:cs="Arial"/>
                          <w:i/>
                          <w:color w:val="111111"/>
                          <w:shd w:val="clear" w:color="auto" w:fill="FDFDFD"/>
                        </w:rPr>
                      </m:ctrlPr>
                    </m:sSupPr>
                    <m:e>
                      <m:r>
                        <w:rPr>
                          <w:rFonts w:ascii="Cambria Math" w:hAnsi="Cambria Math" w:cs="Arial"/>
                          <w:color w:val="111111"/>
                          <w:shd w:val="clear" w:color="auto" w:fill="FDFDFD"/>
                        </w:rPr>
                        <m:t>k</m:t>
                      </m:r>
                    </m:e>
                    <m:sup>
                      <m:r>
                        <w:rPr>
                          <w:rFonts w:ascii="Cambria Math" w:hAnsi="Cambria Math" w:cs="Arial"/>
                          <w:color w:val="111111"/>
                          <w:shd w:val="clear" w:color="auto" w:fill="FDFDFD"/>
                        </w:rPr>
                        <m:t>'</m:t>
                      </m:r>
                    </m:sup>
                  </m:sSup>
                </m:e>
              </m:d>
              <m:r>
                <w:rPr>
                  <w:rFonts w:ascii="Cambria Math" w:hAnsi="Cambria Math" w:cs="Arial"/>
                  <w:color w:val="111111"/>
                  <w:shd w:val="clear" w:color="auto" w:fill="FDFDFD"/>
                </w:rPr>
                <m:t>-Mean(R</m:t>
              </m:r>
              <m:d>
                <m:dPr>
                  <m:ctrlPr>
                    <w:rPr>
                      <w:rFonts w:ascii="Cambria Math" w:hAnsi="Cambria Math" w:cs="Arial"/>
                      <w:i/>
                      <w:color w:val="111111"/>
                      <w:shd w:val="clear" w:color="auto" w:fill="FDFDFD"/>
                    </w:rPr>
                  </m:ctrlPr>
                </m:dPr>
                <m:e>
                  <m:sSup>
                    <m:sSupPr>
                      <m:ctrlPr>
                        <w:rPr>
                          <w:rFonts w:ascii="Cambria Math" w:hAnsi="Cambria Math" w:cs="Arial"/>
                          <w:i/>
                          <w:color w:val="111111"/>
                          <w:shd w:val="clear" w:color="auto" w:fill="FDFDFD"/>
                        </w:rPr>
                      </m:ctrlPr>
                    </m:sSupPr>
                    <m:e>
                      <m:r>
                        <w:rPr>
                          <w:rFonts w:ascii="Cambria Math" w:hAnsi="Cambria Math" w:cs="Arial"/>
                          <w:color w:val="111111"/>
                          <w:shd w:val="clear" w:color="auto" w:fill="FDFDFD"/>
                        </w:rPr>
                        <m:t>k</m:t>
                      </m:r>
                    </m:e>
                    <m:sup>
                      <m:r>
                        <w:rPr>
                          <w:rFonts w:ascii="Cambria Math" w:hAnsi="Cambria Math" w:cs="Arial"/>
                          <w:color w:val="111111"/>
                          <w:shd w:val="clear" w:color="auto" w:fill="FDFDFD"/>
                        </w:rPr>
                        <m:t>'</m:t>
                      </m:r>
                    </m:sup>
                  </m:sSup>
                </m:e>
              </m:d>
              <m:r>
                <w:rPr>
                  <w:rFonts w:ascii="Cambria Math" w:hAnsi="Cambria Math" w:cs="Arial"/>
                  <w:color w:val="111111"/>
                  <w:shd w:val="clear" w:color="auto" w:fill="FDFDFD"/>
                </w:rPr>
                <m:t>)</m:t>
              </m:r>
            </m:num>
            <m:den>
              <m:r>
                <w:rPr>
                  <w:rFonts w:ascii="Cambria Math" w:hAnsi="Cambria Math" w:cs="Arial"/>
                  <w:color w:val="111111"/>
                  <w:shd w:val="clear" w:color="auto" w:fill="FDFDFD"/>
                </w:rPr>
                <m:t>k'</m:t>
              </m:r>
            </m:den>
          </m:f>
        </m:oMath>
      </m:oMathPara>
    </w:p>
    <w:p w14:paraId="7409204C" w14:textId="77777777" w:rsidR="00E90799" w:rsidRDefault="00E90799" w:rsidP="00B34F52">
      <w:pPr>
        <w:rPr>
          <w:rFonts w:ascii="Arial" w:hAnsi="Arial" w:cs="Arial"/>
          <w:color w:val="111111"/>
          <w:shd w:val="clear" w:color="auto" w:fill="FDFDFD"/>
        </w:rPr>
      </w:pPr>
    </w:p>
    <w:p w14:paraId="48033B09" w14:textId="01C75FCE" w:rsidR="00B34F52" w:rsidRDefault="002569B1" w:rsidP="00B34F52">
      <w:pPr>
        <w:rPr>
          <w:rFonts w:ascii="Arial" w:hAnsi="Arial" w:cs="Arial"/>
          <w:color w:val="111111"/>
          <w:shd w:val="clear" w:color="auto" w:fill="FDFDFD"/>
        </w:rPr>
      </w:pPr>
      <w:r>
        <w:rPr>
          <w:rFonts w:ascii="Arial" w:hAnsi="Arial" w:cs="Arial"/>
          <w:color w:val="111111"/>
          <w:shd w:val="clear" w:color="auto" w:fill="FDFDFD"/>
        </w:rPr>
        <w:t xml:space="preserve">Where k’ </w:t>
      </w:r>
      <m:oMath>
        <m:r>
          <w:rPr>
            <w:rFonts w:ascii="Cambria Math" w:hAnsi="Cambria Math" w:cs="Arial"/>
            <w:color w:val="111111"/>
            <w:shd w:val="clear" w:color="auto" w:fill="FDFDFD"/>
          </w:rPr>
          <m:t xml:space="preserve"> </m:t>
        </m:r>
      </m:oMath>
      <w:r w:rsidR="00CA2D54">
        <w:rPr>
          <w:rFonts w:ascii="Arial" w:eastAsiaTheme="minorEastAsia" w:hAnsi="Arial" w:cs="Arial"/>
          <w:color w:val="111111"/>
          <w:shd w:val="clear" w:color="auto" w:fill="FDFDFD"/>
        </w:rPr>
        <w:t>is</w:t>
      </w:r>
      <w:r>
        <w:rPr>
          <w:rFonts w:ascii="Arial" w:eastAsiaTheme="minorEastAsia" w:hAnsi="Arial" w:cs="Arial"/>
          <w:color w:val="111111"/>
          <w:shd w:val="clear" w:color="auto" w:fill="FDFDFD"/>
        </w:rPr>
        <w:t xml:space="preserve"> the</w:t>
      </w:r>
      <w:r w:rsidR="00CA2D54">
        <w:rPr>
          <w:rFonts w:ascii="Arial" w:eastAsiaTheme="minorEastAsia" w:hAnsi="Arial" w:cs="Arial"/>
          <w:color w:val="111111"/>
          <w:shd w:val="clear" w:color="auto" w:fill="FDFDFD"/>
        </w:rPr>
        <w:t xml:space="preserve"> number of</w:t>
      </w:r>
      <w:r>
        <w:rPr>
          <w:rFonts w:ascii="Arial" w:eastAsiaTheme="minorEastAsia" w:hAnsi="Arial" w:cs="Arial"/>
          <w:color w:val="111111"/>
          <w:shd w:val="clear" w:color="auto" w:fill="FDFDFD"/>
        </w:rPr>
        <w:t xml:space="preserve"> ranked DEGs found in the HPRD PPI (</w:t>
      </w:r>
      <m:oMath>
        <m:sSup>
          <m:sSupPr>
            <m:ctrlPr>
              <w:rPr>
                <w:rFonts w:ascii="Cambria Math" w:eastAsiaTheme="minorEastAsia" w:hAnsi="Cambria Math" w:cs="Arial"/>
                <w:i/>
                <w:color w:val="111111"/>
                <w:shd w:val="clear" w:color="auto" w:fill="FDFDFD"/>
              </w:rPr>
            </m:ctrlPr>
          </m:sSupPr>
          <m:e>
            <m:r>
              <w:rPr>
                <w:rFonts w:ascii="Cambria Math" w:eastAsiaTheme="minorEastAsia" w:hAnsi="Cambria Math" w:cs="Arial"/>
                <w:color w:val="111111"/>
                <w:shd w:val="clear" w:color="auto" w:fill="FDFDFD"/>
              </w:rPr>
              <m:t>k</m:t>
            </m:r>
          </m:e>
          <m:sup>
            <m:r>
              <w:rPr>
                <w:rFonts w:ascii="Cambria Math" w:eastAsiaTheme="minorEastAsia" w:hAnsi="Cambria Math" w:cs="Arial"/>
                <w:color w:val="111111"/>
                <w:shd w:val="clear" w:color="auto" w:fill="FDFDFD"/>
              </w:rPr>
              <m:t>'</m:t>
            </m:r>
          </m:sup>
        </m:sSup>
        <m:r>
          <w:rPr>
            <w:rFonts w:ascii="Cambria Math" w:eastAsiaTheme="minorEastAsia" w:hAnsi="Cambria Math" w:cs="Arial"/>
            <w:color w:val="111111"/>
            <w:shd w:val="clear" w:color="auto" w:fill="FDFDFD"/>
          </w:rPr>
          <m:t>≤k</m:t>
        </m:r>
      </m:oMath>
      <w:r>
        <w:rPr>
          <w:rFonts w:ascii="Arial" w:eastAsiaTheme="minorEastAsia" w:hAnsi="Arial" w:cs="Arial"/>
          <w:color w:val="111111"/>
          <w:shd w:val="clear" w:color="auto" w:fill="FDFDFD"/>
        </w:rPr>
        <w:t xml:space="preserve">). </w:t>
      </w:r>
      <m:oMath>
        <m:r>
          <w:rPr>
            <w:rFonts w:ascii="Cambria Math" w:hAnsi="Cambria Math" w:cs="Arial"/>
            <w:color w:val="111111"/>
            <w:shd w:val="clear" w:color="auto" w:fill="FDFDFD"/>
          </w:rPr>
          <m:t xml:space="preserve"> C</m:t>
        </m:r>
        <m:d>
          <m:dPr>
            <m:ctrlPr>
              <w:rPr>
                <w:rFonts w:ascii="Cambria Math" w:hAnsi="Cambria Math" w:cs="Arial"/>
                <w:i/>
                <w:color w:val="111111"/>
                <w:shd w:val="clear" w:color="auto" w:fill="FDFDFD"/>
              </w:rPr>
            </m:ctrlPr>
          </m:dPr>
          <m:e>
            <m:sSup>
              <m:sSupPr>
                <m:ctrlPr>
                  <w:rPr>
                    <w:rFonts w:ascii="Cambria Math" w:hAnsi="Cambria Math" w:cs="Arial"/>
                    <w:i/>
                    <w:color w:val="111111"/>
                    <w:shd w:val="clear" w:color="auto" w:fill="FDFDFD"/>
                  </w:rPr>
                </m:ctrlPr>
              </m:sSupPr>
              <m:e>
                <m:r>
                  <w:rPr>
                    <w:rFonts w:ascii="Cambria Math" w:hAnsi="Cambria Math" w:cs="Arial"/>
                    <w:color w:val="111111"/>
                    <w:shd w:val="clear" w:color="auto" w:fill="FDFDFD"/>
                  </w:rPr>
                  <m:t>k</m:t>
                </m:r>
              </m:e>
              <m:sup>
                <m:r>
                  <w:rPr>
                    <w:rFonts w:ascii="Cambria Math" w:hAnsi="Cambria Math" w:cs="Arial"/>
                    <w:color w:val="111111"/>
                    <w:shd w:val="clear" w:color="auto" w:fill="FDFDFD"/>
                  </w:rPr>
                  <m:t>'</m:t>
                </m:r>
              </m:sup>
            </m:sSup>
          </m:e>
        </m:d>
        <m:r>
          <w:rPr>
            <w:rFonts w:ascii="Cambria Math" w:hAnsi="Cambria Math" w:cs="Arial"/>
            <w:color w:val="111111"/>
            <w:shd w:val="clear" w:color="auto" w:fill="FDFDFD"/>
          </w:rPr>
          <m:t xml:space="preserve"> </m:t>
        </m:r>
      </m:oMath>
      <w:r>
        <w:rPr>
          <w:rFonts w:ascii="Arial" w:eastAsiaTheme="minorEastAsia" w:hAnsi="Arial" w:cs="Arial"/>
          <w:color w:val="111111"/>
          <w:shd w:val="clear" w:color="auto" w:fill="FDFDFD"/>
        </w:rPr>
        <w:t xml:space="preserve">is the largest connected component (LCC) </w:t>
      </w:r>
      <w:r w:rsidRPr="00061C3E">
        <w:rPr>
          <w:rFonts w:ascii="Arial" w:hAnsi="Arial" w:cs="Arial"/>
          <w:color w:val="111111"/>
          <w:shd w:val="clear" w:color="auto" w:fill="FDFDFD"/>
        </w:rPr>
        <w:t xml:space="preserve">formed by these </w:t>
      </w:r>
      <m:oMath>
        <m:sSup>
          <m:sSupPr>
            <m:ctrlPr>
              <w:rPr>
                <w:rFonts w:ascii="Cambria Math" w:hAnsi="Cambria Math" w:cs="Arial"/>
                <w:i/>
                <w:color w:val="111111"/>
                <w:shd w:val="clear" w:color="auto" w:fill="FDFDFD"/>
              </w:rPr>
            </m:ctrlPr>
          </m:sSupPr>
          <m:e>
            <m:r>
              <w:rPr>
                <w:rFonts w:ascii="Cambria Math" w:hAnsi="Cambria Math" w:cs="Arial"/>
                <w:color w:val="111111"/>
                <w:shd w:val="clear" w:color="auto" w:fill="FDFDFD"/>
              </w:rPr>
              <m:t>k</m:t>
            </m:r>
          </m:e>
          <m:sup>
            <m:r>
              <w:rPr>
                <w:rFonts w:ascii="Cambria Math" w:hAnsi="Cambria Math" w:cs="Arial"/>
                <w:color w:val="111111"/>
                <w:shd w:val="clear" w:color="auto" w:fill="FDFDFD"/>
              </w:rPr>
              <m:t>'</m:t>
            </m:r>
          </m:sup>
        </m:sSup>
      </m:oMath>
      <w:r w:rsidRPr="00061C3E">
        <w:rPr>
          <w:rFonts w:ascii="Arial" w:hAnsi="Arial" w:cs="Arial"/>
          <w:color w:val="111111"/>
          <w:shd w:val="clear" w:color="auto" w:fill="FDFDFD"/>
        </w:rPr>
        <w:t>genes</w:t>
      </w:r>
      <w:r w:rsidR="00CA2D54">
        <w:rPr>
          <w:rFonts w:ascii="Arial" w:hAnsi="Arial" w:cs="Arial"/>
          <w:color w:val="111111"/>
          <w:shd w:val="clear" w:color="auto" w:fill="FDFDFD"/>
        </w:rPr>
        <w:t>.</w:t>
      </w:r>
      <w:r w:rsidR="0055429A">
        <w:rPr>
          <w:rFonts w:ascii="Arial" w:hAnsi="Arial" w:cs="Arial"/>
          <w:color w:val="111111"/>
          <w:shd w:val="clear" w:color="auto" w:fill="FDFDFD"/>
        </w:rPr>
        <w:t xml:space="preserve"> Mean(R(k’)) is the mean </w:t>
      </w:r>
      <w:r w:rsidR="0055429A">
        <w:rPr>
          <w:rFonts w:ascii="Arial" w:hAnsi="Arial" w:cs="Arial"/>
          <w:color w:val="111111"/>
          <w:shd w:val="clear" w:color="auto" w:fill="FDFDFD"/>
        </w:rPr>
        <w:lastRenderedPageBreak/>
        <w:t>LCC size of 10,000 networks of k’ genes, each randomly sampled from the HPRD while preserving the connectivity distribution of the k’ ranked DEGs.</w:t>
      </w:r>
    </w:p>
    <w:p w14:paraId="04069576" w14:textId="77777777" w:rsidR="0055429A" w:rsidRPr="0055429A" w:rsidRDefault="0055429A" w:rsidP="00B34F52">
      <w:pPr>
        <w:rPr>
          <w:rFonts w:ascii="Arial" w:hAnsi="Arial" w:cs="Arial"/>
          <w:color w:val="111111"/>
          <w:shd w:val="clear" w:color="auto" w:fill="FDFDFD"/>
        </w:rPr>
      </w:pPr>
    </w:p>
    <w:p w14:paraId="7C656388" w14:textId="77777777" w:rsidR="00B34F52" w:rsidRPr="00226203" w:rsidRDefault="00B34F52" w:rsidP="00B34F52">
      <w:pPr>
        <w:rPr>
          <w:rFonts w:ascii="Arial" w:hAnsi="Arial" w:cs="Arial"/>
          <w:color w:val="111111"/>
          <w:shd w:val="clear" w:color="auto" w:fill="FDFDFD"/>
        </w:rPr>
      </w:pPr>
      <w:r w:rsidRPr="00061C3E">
        <w:rPr>
          <w:rFonts w:ascii="Arial" w:hAnsi="Arial" w:cs="Arial"/>
          <w:color w:val="111111"/>
          <w:shd w:val="clear" w:color="auto" w:fill="FDFDFD"/>
        </w:rPr>
        <w:t xml:space="preserve">This process is repeated for values of </w:t>
      </w:r>
      <m:oMath>
        <m:r>
          <w:rPr>
            <w:rFonts w:ascii="Cambria Math" w:hAnsi="Cambria Math" w:cs="Arial"/>
            <w:color w:val="111111"/>
            <w:shd w:val="clear" w:color="auto" w:fill="FDFDFD"/>
          </w:rPr>
          <m:t>k</m:t>
        </m:r>
      </m:oMath>
      <w:r w:rsidRPr="00061C3E">
        <w:rPr>
          <w:rFonts w:ascii="Arial" w:hAnsi="Arial" w:cs="Arial"/>
          <w:color w:val="111111"/>
          <w:shd w:val="clear" w:color="auto" w:fill="FDFDFD"/>
        </w:rPr>
        <w:t xml:space="preserve"> from </w:t>
      </w:r>
      <w:r>
        <w:rPr>
          <w:rFonts w:ascii="Arial" w:hAnsi="Arial" w:cs="Arial"/>
          <w:color w:val="111111"/>
          <w:shd w:val="clear" w:color="auto" w:fill="FDFDFD"/>
        </w:rPr>
        <w:t>50</w:t>
      </w:r>
      <w:r w:rsidRPr="00061C3E">
        <w:rPr>
          <w:rFonts w:ascii="Arial" w:hAnsi="Arial" w:cs="Arial"/>
          <w:color w:val="111111"/>
          <w:shd w:val="clear" w:color="auto" w:fill="FDFDFD"/>
        </w:rPr>
        <w:t xml:space="preserve"> to </w:t>
      </w:r>
      <w:r>
        <w:rPr>
          <w:rFonts w:ascii="Arial" w:hAnsi="Arial" w:cs="Arial"/>
          <w:color w:val="111111"/>
          <w:shd w:val="clear" w:color="auto" w:fill="FDFDFD"/>
        </w:rPr>
        <w:t>1000</w:t>
      </w:r>
      <w:r w:rsidRPr="00061C3E">
        <w:rPr>
          <w:rFonts w:ascii="Arial" w:hAnsi="Arial" w:cs="Arial"/>
          <w:color w:val="111111"/>
          <w:shd w:val="clear" w:color="auto" w:fill="FDFDFD"/>
        </w:rPr>
        <w:t xml:space="preserve"> in increments of 50. The optimal </w:t>
      </w:r>
      <m:oMath>
        <m:r>
          <w:rPr>
            <w:rFonts w:ascii="Cambria Math" w:hAnsi="Cambria Math" w:cs="Arial"/>
            <w:color w:val="111111"/>
            <w:shd w:val="clear" w:color="auto" w:fill="FDFDFD"/>
          </w:rPr>
          <m:t>k</m:t>
        </m:r>
      </m:oMath>
      <w:r w:rsidRPr="00061C3E">
        <w:rPr>
          <w:rFonts w:ascii="Arial" w:hAnsi="Arial" w:cs="Arial"/>
          <w:color w:val="111111"/>
          <w:shd w:val="clear" w:color="auto" w:fill="FDFDFD"/>
        </w:rPr>
        <w:t xml:space="preserve"> (</w:t>
      </w:r>
      <m:oMath>
        <m:sSub>
          <m:sSubPr>
            <m:ctrlPr>
              <w:rPr>
                <w:rFonts w:ascii="Cambria Math" w:hAnsi="Cambria Math" w:cs="Arial"/>
                <w:i/>
                <w:color w:val="111111"/>
                <w:shd w:val="clear" w:color="auto" w:fill="FDFDFD"/>
              </w:rPr>
            </m:ctrlPr>
          </m:sSubPr>
          <m:e>
            <m:r>
              <w:rPr>
                <w:rFonts w:ascii="Cambria Math" w:hAnsi="Cambria Math" w:cs="Arial"/>
                <w:color w:val="111111"/>
                <w:shd w:val="clear" w:color="auto" w:fill="FDFDFD"/>
              </w:rPr>
              <m:t>k</m:t>
            </m:r>
          </m:e>
          <m:sub>
            <m:r>
              <w:rPr>
                <w:rFonts w:ascii="Cambria Math" w:hAnsi="Cambria Math" w:cs="Arial"/>
                <w:color w:val="111111"/>
                <w:shd w:val="clear" w:color="auto" w:fill="FDFDFD"/>
              </w:rPr>
              <m:t>opt</m:t>
            </m:r>
          </m:sub>
        </m:sSub>
      </m:oMath>
      <w:r w:rsidRPr="00061C3E">
        <w:rPr>
          <w:rFonts w:ascii="Arial" w:hAnsi="Arial" w:cs="Arial"/>
          <w:color w:val="111111"/>
          <w:shd w:val="clear" w:color="auto" w:fill="FDFDFD"/>
        </w:rPr>
        <w:t xml:space="preserve">) is chosen as the smallest </w:t>
      </w:r>
      <m:oMath>
        <m:r>
          <w:rPr>
            <w:rFonts w:ascii="Cambria Math" w:hAnsi="Cambria Math" w:cs="Arial"/>
            <w:color w:val="111111"/>
            <w:shd w:val="clear" w:color="auto" w:fill="FDFDFD"/>
          </w:rPr>
          <m:t>k</m:t>
        </m:r>
      </m:oMath>
      <w:r w:rsidRPr="00061C3E">
        <w:rPr>
          <w:rFonts w:ascii="Arial" w:hAnsi="Arial" w:cs="Arial"/>
          <w:color w:val="111111"/>
          <w:shd w:val="clear" w:color="auto" w:fill="FDFDFD"/>
        </w:rPr>
        <w:t xml:space="preserve"> such that </w:t>
      </w:r>
      <m:oMath>
        <m:r>
          <w:rPr>
            <w:rFonts w:ascii="Cambria Math" w:hAnsi="Cambria Math" w:cs="Arial"/>
            <w:color w:val="111111"/>
            <w:shd w:val="clear" w:color="auto" w:fill="FDFDFD"/>
          </w:rPr>
          <m:t>S</m:t>
        </m:r>
      </m:oMath>
      <w:r w:rsidRPr="00061C3E">
        <w:rPr>
          <w:rFonts w:ascii="Arial" w:hAnsi="Arial" w:cs="Arial"/>
          <w:color w:val="111111"/>
          <w:shd w:val="clear" w:color="auto" w:fill="FDFDFD"/>
        </w:rPr>
        <w:t xml:space="preserve"> decreases as </w:t>
      </w:r>
      <m:oMath>
        <m:r>
          <w:rPr>
            <w:rFonts w:ascii="Cambria Math" w:hAnsi="Cambria Math" w:cs="Arial"/>
            <w:color w:val="111111"/>
            <w:shd w:val="clear" w:color="auto" w:fill="FDFDFD"/>
          </w:rPr>
          <m:t>k</m:t>
        </m:r>
      </m:oMath>
      <w:r w:rsidRPr="00061C3E">
        <w:rPr>
          <w:rFonts w:ascii="Arial" w:hAnsi="Arial" w:cs="Arial"/>
          <w:color w:val="111111"/>
          <w:shd w:val="clear" w:color="auto" w:fill="FDFDFD"/>
        </w:rPr>
        <w:t xml:space="preserve"> increases for </w:t>
      </w:r>
      <m:oMath>
        <m:sSub>
          <m:sSubPr>
            <m:ctrlPr>
              <w:rPr>
                <w:rFonts w:ascii="Cambria Math" w:hAnsi="Cambria Math" w:cs="Arial"/>
                <w:i/>
                <w:color w:val="111111"/>
                <w:shd w:val="clear" w:color="auto" w:fill="FDFDFD"/>
              </w:rPr>
            </m:ctrlPr>
          </m:sSubPr>
          <m:e>
            <m:r>
              <w:rPr>
                <w:rFonts w:ascii="Cambria Math" w:hAnsi="Cambria Math" w:cs="Arial"/>
                <w:color w:val="111111"/>
                <w:shd w:val="clear" w:color="auto" w:fill="FDFDFD"/>
              </w:rPr>
              <m:t>k&gt; k</m:t>
            </m:r>
          </m:e>
          <m:sub>
            <m:r>
              <w:rPr>
                <w:rFonts w:ascii="Cambria Math" w:hAnsi="Cambria Math" w:cs="Arial"/>
                <w:color w:val="111111"/>
                <w:shd w:val="clear" w:color="auto" w:fill="FDFDFD"/>
              </w:rPr>
              <m:t>opt</m:t>
            </m:r>
          </m:sub>
        </m:sSub>
      </m:oMath>
      <w:r>
        <w:rPr>
          <w:rFonts w:ascii="Arial" w:eastAsiaTheme="minorEastAsia" w:hAnsi="Arial" w:cs="Arial"/>
          <w:color w:val="111111"/>
          <w:shd w:val="clear" w:color="auto" w:fill="FDFDFD"/>
        </w:rPr>
        <w:t xml:space="preserve"> </w:t>
      </w:r>
      <w:r w:rsidRPr="00226203">
        <w:rPr>
          <w:rFonts w:ascii="Arial" w:hAnsi="Arial" w:cs="Arial"/>
          <w:shd w:val="clear" w:color="auto" w:fill="FDFDFD"/>
        </w:rPr>
        <w:t>[</w:t>
      </w:r>
      <w:r w:rsidRPr="00483B96">
        <w:rPr>
          <w:rFonts w:ascii="Arial" w:hAnsi="Arial" w:cs="Arial"/>
          <w:shd w:val="clear" w:color="auto" w:fill="FDFDFD"/>
        </w:rPr>
        <w:t>23055628</w:t>
      </w:r>
      <w:r w:rsidRPr="00226203">
        <w:rPr>
          <w:rFonts w:ascii="Arial" w:hAnsi="Arial" w:cs="Arial"/>
          <w:shd w:val="clear" w:color="auto" w:fill="FDFDFD"/>
        </w:rPr>
        <w:t>]</w:t>
      </w:r>
      <w:r w:rsidRPr="00061C3E">
        <w:rPr>
          <w:rFonts w:ascii="Arial" w:hAnsi="Arial" w:cs="Arial"/>
          <w:color w:val="111111"/>
          <w:shd w:val="clear" w:color="auto" w:fill="FDFDFD"/>
        </w:rPr>
        <w:t>.</w:t>
      </w:r>
      <w:r>
        <w:rPr>
          <w:rFonts w:ascii="Arial" w:hAnsi="Arial" w:cs="Arial"/>
          <w:color w:val="111111"/>
          <w:shd w:val="clear" w:color="auto" w:fill="FDFDFD"/>
        </w:rPr>
        <w:t xml:space="preserve"> This analysis was run separately on the DEGs ranked by p-value and the DEGs ranked by pseudo z-score</w:t>
      </w:r>
      <w:r w:rsidRPr="005553F9">
        <w:rPr>
          <w:rFonts w:ascii="Arial" w:hAnsi="Arial" w:cs="Arial"/>
          <w:color w:val="111111"/>
          <w:shd w:val="clear" w:color="auto" w:fill="FDFDFD"/>
        </w:rPr>
        <w:t>. Housekeeping genes, except</w:t>
      </w:r>
      <w:r w:rsidRPr="00226203">
        <w:rPr>
          <w:rFonts w:ascii="Arial" w:hAnsi="Arial" w:cs="Arial"/>
          <w:color w:val="111111"/>
          <w:shd w:val="clear" w:color="auto" w:fill="FDFDFD"/>
        </w:rPr>
        <w:t xml:space="preserve"> for VIM </w:t>
      </w:r>
      <w:r>
        <w:rPr>
          <w:rFonts w:ascii="Arial" w:hAnsi="Arial" w:cs="Arial"/>
          <w:color w:val="111111"/>
          <w:shd w:val="clear" w:color="auto" w:fill="FDFDFD"/>
        </w:rPr>
        <w:t>because it</w:t>
      </w:r>
      <w:r w:rsidRPr="00226203">
        <w:rPr>
          <w:rFonts w:ascii="Arial" w:hAnsi="Arial" w:cs="Arial"/>
          <w:color w:val="111111"/>
          <w:shd w:val="clear" w:color="auto" w:fill="FDFDFD"/>
        </w:rPr>
        <w:t xml:space="preserve"> is a marker of EMT</w:t>
      </w:r>
      <w:r>
        <w:rPr>
          <w:rFonts w:ascii="Arial" w:hAnsi="Arial" w:cs="Arial"/>
          <w:color w:val="111111"/>
          <w:shd w:val="clear" w:color="auto" w:fill="FDFDFD"/>
        </w:rPr>
        <w:t>,</w:t>
      </w:r>
      <w:r w:rsidRPr="00226203">
        <w:rPr>
          <w:rFonts w:ascii="Arial" w:hAnsi="Arial" w:cs="Arial"/>
          <w:color w:val="111111"/>
          <w:shd w:val="clear" w:color="auto" w:fill="FDFDFD"/>
        </w:rPr>
        <w:t xml:space="preserve"> were filtered from the </w:t>
      </w:r>
      <w:r>
        <w:rPr>
          <w:rFonts w:ascii="Arial" w:hAnsi="Arial" w:cs="Arial"/>
          <w:color w:val="111111"/>
          <w:shd w:val="clear" w:color="auto" w:fill="FDFDFD"/>
        </w:rPr>
        <w:t>functionally related core</w:t>
      </w:r>
      <w:r w:rsidRPr="00226203">
        <w:rPr>
          <w:rFonts w:ascii="Arial" w:hAnsi="Arial" w:cs="Arial"/>
          <w:color w:val="111111"/>
          <w:shd w:val="clear" w:color="auto" w:fill="FDFDFD"/>
        </w:rPr>
        <w:t xml:space="preserve"> and the resultant </w:t>
      </w:r>
      <w:r>
        <w:rPr>
          <w:rFonts w:ascii="Arial" w:hAnsi="Arial" w:cs="Arial"/>
          <w:color w:val="111111"/>
          <w:shd w:val="clear" w:color="auto" w:fill="FDFDFD"/>
        </w:rPr>
        <w:t>LCC</w:t>
      </w:r>
      <w:r w:rsidRPr="00226203">
        <w:rPr>
          <w:rFonts w:ascii="Arial" w:hAnsi="Arial" w:cs="Arial"/>
          <w:color w:val="111111"/>
          <w:shd w:val="clear" w:color="auto" w:fill="FDFDFD"/>
        </w:rPr>
        <w:t xml:space="preserve"> was selected as the set of</w:t>
      </w:r>
      <w:r>
        <w:rPr>
          <w:rFonts w:ascii="Arial" w:hAnsi="Arial" w:cs="Arial"/>
          <w:color w:val="111111"/>
          <w:shd w:val="clear" w:color="auto" w:fill="FDFDFD"/>
        </w:rPr>
        <w:t xml:space="preserve"> First Order</w:t>
      </w:r>
      <w:r w:rsidRPr="00226203">
        <w:rPr>
          <w:rFonts w:ascii="Arial" w:hAnsi="Arial" w:cs="Arial"/>
          <w:color w:val="111111"/>
          <w:shd w:val="clear" w:color="auto" w:fill="FDFDFD"/>
        </w:rPr>
        <w:t xml:space="preserve"> FunDEGs</w:t>
      </w:r>
      <w:r>
        <w:rPr>
          <w:rFonts w:ascii="Arial" w:hAnsi="Arial" w:cs="Arial"/>
          <w:color w:val="111111"/>
          <w:shd w:val="clear" w:color="auto" w:fill="FDFDFD"/>
        </w:rPr>
        <w:t xml:space="preserve"> [</w:t>
      </w:r>
      <w:r w:rsidRPr="00BA5ABF">
        <w:rPr>
          <w:rFonts w:ascii="Arial" w:hAnsi="Arial" w:cs="Arial"/>
          <w:color w:val="111111"/>
          <w:shd w:val="clear" w:color="auto" w:fill="FDFDFD"/>
        </w:rPr>
        <w:t>19534766</w:t>
      </w:r>
      <w:r>
        <w:rPr>
          <w:rFonts w:ascii="Arial" w:hAnsi="Arial" w:cs="Arial"/>
          <w:color w:val="111111"/>
          <w:shd w:val="clear" w:color="auto" w:fill="FDFDFD"/>
        </w:rPr>
        <w:t>]</w:t>
      </w:r>
      <w:r w:rsidRPr="00226203">
        <w:rPr>
          <w:rFonts w:ascii="Arial" w:hAnsi="Arial" w:cs="Arial"/>
          <w:color w:val="111111"/>
          <w:shd w:val="clear" w:color="auto" w:fill="FDFDFD"/>
        </w:rPr>
        <w:t>.</w:t>
      </w:r>
    </w:p>
    <w:p w14:paraId="58A84DAB" w14:textId="77777777" w:rsidR="00B34F52" w:rsidRDefault="00B34F52" w:rsidP="00B34F52">
      <w:pPr>
        <w:rPr>
          <w:rFonts w:ascii="Arial" w:hAnsi="Arial" w:cs="Arial"/>
          <w:color w:val="111111"/>
          <w:shd w:val="clear" w:color="auto" w:fill="FDFDFD"/>
        </w:rPr>
      </w:pPr>
    </w:p>
    <w:p w14:paraId="4BB87D4D" w14:textId="7222A90D" w:rsidR="00B34F52" w:rsidRPr="00226203" w:rsidRDefault="00B34F52" w:rsidP="00B34F52">
      <w:pPr>
        <w:rPr>
          <w:rFonts w:ascii="Arial" w:hAnsi="Arial" w:cs="Arial"/>
          <w:color w:val="111111"/>
          <w:shd w:val="clear" w:color="auto" w:fill="FDFDFD"/>
        </w:rPr>
      </w:pPr>
      <w:r w:rsidRPr="00226203">
        <w:rPr>
          <w:rFonts w:ascii="Arial" w:hAnsi="Arial" w:cs="Arial"/>
          <w:color w:val="111111"/>
          <w:shd w:val="clear" w:color="auto" w:fill="FDFDFD"/>
        </w:rPr>
        <w:t>After identifying</w:t>
      </w:r>
      <w:r>
        <w:rPr>
          <w:rFonts w:ascii="Arial" w:hAnsi="Arial" w:cs="Arial"/>
          <w:color w:val="111111"/>
          <w:shd w:val="clear" w:color="auto" w:fill="FDFDFD"/>
        </w:rPr>
        <w:t xml:space="preserve"> First Order</w:t>
      </w:r>
      <w:r w:rsidRPr="00226203">
        <w:rPr>
          <w:rFonts w:ascii="Arial" w:hAnsi="Arial" w:cs="Arial"/>
          <w:color w:val="111111"/>
          <w:shd w:val="clear" w:color="auto" w:fill="FDFDFD"/>
        </w:rPr>
        <w:t xml:space="preserve"> FunDEGs, </w:t>
      </w:r>
      <w:r>
        <w:rPr>
          <w:rFonts w:ascii="Arial" w:hAnsi="Arial" w:cs="Arial"/>
          <w:color w:val="111111"/>
          <w:shd w:val="clear" w:color="auto" w:fill="FDFDFD"/>
        </w:rPr>
        <w:t>BiNOM was used to identify Second Order FunDEGs. This step identifies nodes</w:t>
      </w:r>
      <w:r w:rsidR="00780B57">
        <w:rPr>
          <w:rFonts w:ascii="Arial" w:hAnsi="Arial" w:cs="Arial"/>
          <w:color w:val="111111"/>
          <w:shd w:val="clear" w:color="auto" w:fill="FDFDFD"/>
        </w:rPr>
        <w:t xml:space="preserve"> that share an edge between two First Order FunDEGs in the </w:t>
      </w:r>
      <w:r>
        <w:rPr>
          <w:rFonts w:ascii="Arial" w:hAnsi="Arial" w:cs="Arial"/>
          <w:color w:val="111111"/>
          <w:shd w:val="clear" w:color="auto" w:fill="FDFDFD"/>
        </w:rPr>
        <w:t>HPRD</w:t>
      </w:r>
      <w:r w:rsidR="0055429A">
        <w:rPr>
          <w:rFonts w:ascii="Arial" w:hAnsi="Arial" w:cs="Arial"/>
          <w:color w:val="111111"/>
          <w:shd w:val="clear" w:color="auto" w:fill="FDFDFD"/>
        </w:rPr>
        <w:t>.</w:t>
      </w:r>
      <w:r>
        <w:rPr>
          <w:rFonts w:ascii="Arial" w:hAnsi="Arial" w:cs="Arial"/>
          <w:color w:val="111111"/>
          <w:shd w:val="clear" w:color="auto" w:fill="FDFDFD"/>
        </w:rPr>
        <w:t xml:space="preserve"> </w:t>
      </w:r>
      <w:r w:rsidRPr="00226203">
        <w:rPr>
          <w:rFonts w:ascii="Arial" w:hAnsi="Arial" w:cs="Arial"/>
          <w:color w:val="111111"/>
          <w:shd w:val="clear" w:color="auto" w:fill="FDFDFD"/>
        </w:rPr>
        <w:t>Thus, the genes in the Second Order FunDEGs need not be differentially expresse</w:t>
      </w:r>
      <w:r>
        <w:rPr>
          <w:rFonts w:ascii="Arial" w:hAnsi="Arial" w:cs="Arial"/>
          <w:color w:val="111111"/>
          <w:shd w:val="clear" w:color="auto" w:fill="FDFDFD"/>
        </w:rPr>
        <w:t>d</w:t>
      </w:r>
      <w:r w:rsidR="0055429A">
        <w:rPr>
          <w:rFonts w:ascii="Arial" w:hAnsi="Arial" w:cs="Arial"/>
          <w:color w:val="111111"/>
          <w:shd w:val="clear" w:color="auto" w:fill="FDFDFD"/>
        </w:rPr>
        <w:t xml:space="preserve">, </w:t>
      </w:r>
      <w:r w:rsidR="00780B57">
        <w:rPr>
          <w:rFonts w:ascii="Arial" w:hAnsi="Arial" w:cs="Arial"/>
          <w:color w:val="111111"/>
          <w:shd w:val="clear" w:color="auto" w:fill="FDFDFD"/>
        </w:rPr>
        <w:t>but</w:t>
      </w:r>
      <w:r w:rsidRPr="00226203">
        <w:rPr>
          <w:rFonts w:ascii="Arial" w:hAnsi="Arial" w:cs="Arial"/>
          <w:color w:val="111111"/>
          <w:shd w:val="clear" w:color="auto" w:fill="FDFDFD"/>
        </w:rPr>
        <w:t xml:space="preserve"> could play important roles in tumorigenesis. Housekeeping genes</w:t>
      </w:r>
      <w:r>
        <w:rPr>
          <w:rFonts w:ascii="Arial" w:hAnsi="Arial" w:cs="Arial"/>
          <w:color w:val="111111"/>
          <w:shd w:val="clear" w:color="auto" w:fill="FDFDFD"/>
        </w:rPr>
        <w:t xml:space="preserve"> and genes that are not expressed in MDA-MB-231</w:t>
      </w:r>
      <w:r w:rsidRPr="00226203">
        <w:rPr>
          <w:rFonts w:ascii="Arial" w:hAnsi="Arial" w:cs="Arial"/>
          <w:color w:val="111111"/>
          <w:shd w:val="clear" w:color="auto" w:fill="FDFDFD"/>
        </w:rPr>
        <w:t xml:space="preserve"> </w:t>
      </w:r>
      <w:r>
        <w:rPr>
          <w:rFonts w:ascii="Arial" w:hAnsi="Arial" w:cs="Arial"/>
          <w:color w:val="111111"/>
          <w:shd w:val="clear" w:color="auto" w:fill="FDFDFD"/>
        </w:rPr>
        <w:t>were</w:t>
      </w:r>
      <w:r w:rsidRPr="00226203">
        <w:rPr>
          <w:rFonts w:ascii="Arial" w:hAnsi="Arial" w:cs="Arial"/>
          <w:color w:val="111111"/>
          <w:shd w:val="clear" w:color="auto" w:fill="FDFDFD"/>
        </w:rPr>
        <w:t xml:space="preserve"> removed from this set of genes and the </w:t>
      </w:r>
      <w:r>
        <w:rPr>
          <w:rFonts w:ascii="Arial" w:hAnsi="Arial" w:cs="Arial"/>
          <w:color w:val="111111"/>
          <w:shd w:val="clear" w:color="auto" w:fill="FDFDFD"/>
        </w:rPr>
        <w:t>LCC</w:t>
      </w:r>
      <w:r w:rsidRPr="00226203">
        <w:rPr>
          <w:rFonts w:ascii="Arial" w:hAnsi="Arial" w:cs="Arial"/>
          <w:color w:val="111111"/>
          <w:shd w:val="clear" w:color="auto" w:fill="FDFDFD"/>
        </w:rPr>
        <w:t xml:space="preserve"> was selected as the set of Second Order FunDEGs. </w:t>
      </w:r>
    </w:p>
    <w:p w14:paraId="7FABC730" w14:textId="77777777" w:rsidR="00B34F52" w:rsidRDefault="00B34F52" w:rsidP="00B34F52">
      <w:pPr>
        <w:rPr>
          <w:rFonts w:ascii="Arial" w:hAnsi="Arial" w:cs="Arial"/>
          <w:color w:val="111111"/>
          <w:shd w:val="clear" w:color="auto" w:fill="FDFDFD"/>
        </w:rPr>
      </w:pPr>
    </w:p>
    <w:p w14:paraId="7C0582EE" w14:textId="09756581" w:rsidR="00B34F52" w:rsidRPr="007B174E" w:rsidRDefault="00B34F52" w:rsidP="00B34F52">
      <w:pPr>
        <w:rPr>
          <w:rFonts w:ascii="Arial" w:hAnsi="Arial" w:cs="Arial"/>
          <w:color w:val="111111"/>
          <w:shd w:val="clear" w:color="auto" w:fill="FDFDFD"/>
        </w:rPr>
      </w:pPr>
      <w:r w:rsidRPr="00226203">
        <w:rPr>
          <w:rFonts w:ascii="Arial" w:hAnsi="Arial" w:cs="Arial"/>
          <w:color w:val="111111"/>
          <w:shd w:val="clear" w:color="auto" w:fill="FDFDFD"/>
        </w:rPr>
        <w:t xml:space="preserve">To determine which set of genes to use for network construction (The first </w:t>
      </w:r>
      <w:r w:rsidRPr="00226203">
        <w:rPr>
          <w:rFonts w:ascii="Arial" w:hAnsi="Arial" w:cs="Arial"/>
          <w:i/>
          <w:color w:val="111111"/>
          <w:shd w:val="clear" w:color="auto" w:fill="FDFDFD"/>
        </w:rPr>
        <w:t xml:space="preserve">k </w:t>
      </w:r>
      <w:r w:rsidRPr="00226203">
        <w:rPr>
          <w:rFonts w:ascii="Arial" w:hAnsi="Arial" w:cs="Arial"/>
          <w:color w:val="111111"/>
          <w:shd w:val="clear" w:color="auto" w:fill="FDFDFD"/>
        </w:rPr>
        <w:t>ranked DEGs,</w:t>
      </w:r>
      <w:r>
        <w:rPr>
          <w:rFonts w:ascii="Arial" w:hAnsi="Arial" w:cs="Arial"/>
          <w:color w:val="111111"/>
          <w:shd w:val="clear" w:color="auto" w:fill="FDFDFD"/>
        </w:rPr>
        <w:t xml:space="preserve"> First Order</w:t>
      </w:r>
      <w:r w:rsidRPr="00226203">
        <w:rPr>
          <w:rFonts w:ascii="Arial" w:hAnsi="Arial" w:cs="Arial"/>
          <w:color w:val="111111"/>
          <w:shd w:val="clear" w:color="auto" w:fill="FDFDFD"/>
        </w:rPr>
        <w:t xml:space="preserve"> FunDEGs, or Second Order FunDEGs), a weighted sums metric </w:t>
      </w:r>
      <w:r>
        <w:rPr>
          <w:rFonts w:ascii="Arial" w:hAnsi="Arial" w:cs="Arial"/>
          <w:color w:val="111111"/>
          <w:shd w:val="clear" w:color="auto" w:fill="FDFDFD"/>
        </w:rPr>
        <w:t>was</w:t>
      </w:r>
      <w:r w:rsidRPr="00226203">
        <w:rPr>
          <w:rFonts w:ascii="Arial" w:hAnsi="Arial" w:cs="Arial"/>
          <w:color w:val="111111"/>
          <w:shd w:val="clear" w:color="auto" w:fill="FDFDFD"/>
        </w:rPr>
        <w:t xml:space="preserve"> employed. This compares the contents of each gene set to Clau</w:t>
      </w:r>
      <w:r w:rsidR="00950D31">
        <w:rPr>
          <w:rFonts w:ascii="Arial" w:hAnsi="Arial" w:cs="Arial"/>
          <w:color w:val="111111"/>
          <w:shd w:val="clear" w:color="auto" w:fill="FDFDFD"/>
        </w:rPr>
        <w:t>d</w:t>
      </w:r>
      <w:r w:rsidRPr="00226203">
        <w:rPr>
          <w:rFonts w:ascii="Arial" w:hAnsi="Arial" w:cs="Arial"/>
          <w:color w:val="111111"/>
          <w:shd w:val="clear" w:color="auto" w:fill="FDFDFD"/>
        </w:rPr>
        <w:t>in-Low related genes, Breast Diseases Ontology genes</w:t>
      </w:r>
      <w:r>
        <w:rPr>
          <w:rFonts w:ascii="Arial" w:hAnsi="Arial" w:cs="Arial"/>
          <w:color w:val="111111"/>
          <w:shd w:val="clear" w:color="auto" w:fill="FDFDFD"/>
        </w:rPr>
        <w:t xml:space="preserve"> from </w:t>
      </w:r>
      <w:proofErr w:type="spellStart"/>
      <w:r>
        <w:rPr>
          <w:rFonts w:ascii="Arial" w:hAnsi="Arial" w:cs="Arial"/>
          <w:color w:val="111111"/>
          <w:shd w:val="clear" w:color="auto" w:fill="FDFDFD"/>
        </w:rPr>
        <w:t>DOLite</w:t>
      </w:r>
      <w:proofErr w:type="spellEnd"/>
      <w:r>
        <w:rPr>
          <w:rFonts w:ascii="Arial" w:hAnsi="Arial" w:cs="Arial"/>
          <w:color w:val="111111"/>
          <w:shd w:val="clear" w:color="auto" w:fill="FDFDFD"/>
        </w:rPr>
        <w:t xml:space="preserve"> in the </w:t>
      </w:r>
      <w:proofErr w:type="spellStart"/>
      <w:r>
        <w:rPr>
          <w:rFonts w:ascii="Arial" w:hAnsi="Arial" w:cs="Arial"/>
          <w:color w:val="111111"/>
          <w:shd w:val="clear" w:color="auto" w:fill="FDFDFD"/>
        </w:rPr>
        <w:t>GeneAnswers</w:t>
      </w:r>
      <w:proofErr w:type="spellEnd"/>
      <w:r>
        <w:rPr>
          <w:rFonts w:ascii="Arial" w:hAnsi="Arial" w:cs="Arial"/>
          <w:color w:val="111111"/>
          <w:shd w:val="clear" w:color="auto" w:fill="FDFDFD"/>
        </w:rPr>
        <w:t xml:space="preserve"> R package</w:t>
      </w:r>
      <w:r w:rsidRPr="00226203">
        <w:rPr>
          <w:rFonts w:ascii="Arial" w:hAnsi="Arial" w:cs="Arial"/>
          <w:color w:val="111111"/>
          <w:shd w:val="clear" w:color="auto" w:fill="FDFDFD"/>
        </w:rPr>
        <w:t>, and hallmarks of cancer associated with EMT and innate immune response from the atlas of cancer signaling network as these hallmarks are claudin-low specific</w:t>
      </w:r>
      <w:r>
        <w:rPr>
          <w:rFonts w:ascii="Arial" w:hAnsi="Arial" w:cs="Arial"/>
          <w:color w:val="111111"/>
          <w:shd w:val="clear" w:color="auto" w:fill="FDFDFD"/>
        </w:rPr>
        <w:t xml:space="preserve"> [</w:t>
      </w:r>
      <w:r w:rsidRPr="000A5EC9">
        <w:rPr>
          <w:rFonts w:ascii="Arial" w:hAnsi="Arial" w:cs="Arial"/>
          <w:color w:val="111111"/>
          <w:shd w:val="clear" w:color="auto" w:fill="FDFDFD"/>
        </w:rPr>
        <w:t>28249905</w:t>
      </w:r>
      <w:r>
        <w:rPr>
          <w:rFonts w:ascii="Arial" w:hAnsi="Arial" w:cs="Arial"/>
          <w:color w:val="111111"/>
          <w:shd w:val="clear" w:color="auto" w:fill="FDFDFD"/>
        </w:rPr>
        <w:t xml:space="preserve">, </w:t>
      </w:r>
      <w:r w:rsidRPr="00C527CB">
        <w:rPr>
          <w:rFonts w:ascii="Arial" w:hAnsi="Arial" w:cs="Arial"/>
          <w:color w:val="111111"/>
          <w:shd w:val="clear" w:color="auto" w:fill="FDFDFD"/>
        </w:rPr>
        <w:t>19478018</w:t>
      </w:r>
      <w:r>
        <w:rPr>
          <w:rFonts w:ascii="Arial" w:hAnsi="Arial" w:cs="Arial"/>
          <w:color w:val="111111"/>
          <w:shd w:val="clear" w:color="auto" w:fill="FDFDFD"/>
        </w:rPr>
        <w:t xml:space="preserve">, </w:t>
      </w:r>
      <w:r w:rsidRPr="007B174E">
        <w:rPr>
          <w:rFonts w:ascii="Arial" w:hAnsi="Arial" w:cs="Arial"/>
          <w:color w:val="111111"/>
          <w:shd w:val="clear" w:color="auto" w:fill="FDFDFD"/>
        </w:rPr>
        <w:t>26192618</w:t>
      </w:r>
      <w:r>
        <w:rPr>
          <w:rFonts w:ascii="Arial" w:hAnsi="Arial" w:cs="Arial"/>
          <w:color w:val="111111"/>
          <w:shd w:val="clear" w:color="auto" w:fill="FDFDFD"/>
        </w:rPr>
        <w:t>]</w:t>
      </w:r>
      <w:r w:rsidRPr="00226203">
        <w:rPr>
          <w:rFonts w:ascii="Arial" w:hAnsi="Arial" w:cs="Arial"/>
          <w:color w:val="111111"/>
          <w:shd w:val="clear" w:color="auto" w:fill="FDFDFD"/>
        </w:rPr>
        <w:t xml:space="preserve">. The list with the highest weighted sum </w:t>
      </w:r>
      <w:r>
        <w:rPr>
          <w:rFonts w:ascii="Arial" w:hAnsi="Arial" w:cs="Arial"/>
          <w:color w:val="111111"/>
          <w:shd w:val="clear" w:color="auto" w:fill="FDFDFD"/>
        </w:rPr>
        <w:t>was</w:t>
      </w:r>
      <w:r w:rsidRPr="00226203">
        <w:rPr>
          <w:rFonts w:ascii="Arial" w:hAnsi="Arial" w:cs="Arial"/>
          <w:color w:val="111111"/>
          <w:shd w:val="clear" w:color="auto" w:fill="FDFDFD"/>
        </w:rPr>
        <w:t xml:space="preserve"> selected </w:t>
      </w:r>
      <w:r>
        <w:rPr>
          <w:rFonts w:ascii="Arial" w:hAnsi="Arial" w:cs="Arial"/>
          <w:color w:val="111111"/>
          <w:shd w:val="clear" w:color="auto" w:fill="FDFDFD"/>
        </w:rPr>
        <w:t>as the first layer of the network.</w:t>
      </w:r>
    </w:p>
    <w:p w14:paraId="7A7CE675" w14:textId="77777777" w:rsidR="00B34F52" w:rsidRPr="00226203" w:rsidRDefault="00B34F52" w:rsidP="00B34F52">
      <w:pPr>
        <w:rPr>
          <w:rFonts w:ascii="Arial" w:hAnsi="Arial" w:cs="Arial"/>
          <w:color w:val="111111"/>
          <w:shd w:val="clear" w:color="auto" w:fill="FDFDFD"/>
        </w:rPr>
      </w:pPr>
    </w:p>
    <w:p w14:paraId="24A21C67" w14:textId="77777777" w:rsidR="00B34F52" w:rsidRPr="00687854" w:rsidRDefault="00B34F52" w:rsidP="00B34F52">
      <w:pPr>
        <w:rPr>
          <w:rFonts w:ascii="Arial" w:hAnsi="Arial" w:cs="Arial"/>
          <w:i/>
          <w:u w:val="single"/>
        </w:rPr>
      </w:pPr>
      <w:r w:rsidRPr="00687854">
        <w:rPr>
          <w:rFonts w:ascii="Arial" w:hAnsi="Arial" w:cs="Arial"/>
          <w:i/>
          <w:u w:val="single"/>
        </w:rPr>
        <w:t>Identification of Transcription Factors</w:t>
      </w:r>
    </w:p>
    <w:p w14:paraId="36412B12" w14:textId="7E9D4D19" w:rsidR="0014106B" w:rsidRDefault="00B34F52" w:rsidP="00B34F52">
      <w:pPr>
        <w:rPr>
          <w:rFonts w:ascii="Arial" w:hAnsi="Arial" w:cs="Arial"/>
        </w:rPr>
      </w:pPr>
      <w:r w:rsidRPr="00226203">
        <w:rPr>
          <w:rFonts w:ascii="Arial" w:hAnsi="Arial" w:cs="Arial"/>
        </w:rPr>
        <w:t xml:space="preserve">The next component of the intracellular signaling network is transcription factors (TFs) that </w:t>
      </w:r>
      <w:r w:rsidR="00950D31">
        <w:rPr>
          <w:rFonts w:ascii="Arial" w:hAnsi="Arial" w:cs="Arial"/>
        </w:rPr>
        <w:t>regulate</w:t>
      </w:r>
      <w:r w:rsidR="00950D31" w:rsidRPr="00226203">
        <w:rPr>
          <w:rFonts w:ascii="Arial" w:hAnsi="Arial" w:cs="Arial"/>
        </w:rPr>
        <w:t xml:space="preserve"> </w:t>
      </w:r>
      <w:r w:rsidRPr="00226203">
        <w:rPr>
          <w:rFonts w:ascii="Arial" w:hAnsi="Arial" w:cs="Arial"/>
        </w:rPr>
        <w:t xml:space="preserve">the </w:t>
      </w:r>
      <w:proofErr w:type="spellStart"/>
      <w:r w:rsidRPr="00226203">
        <w:rPr>
          <w:rFonts w:ascii="Arial" w:hAnsi="Arial" w:cs="Arial"/>
        </w:rPr>
        <w:t>FunDEGs</w:t>
      </w:r>
      <w:proofErr w:type="spellEnd"/>
      <w:r w:rsidRPr="00226203">
        <w:rPr>
          <w:rFonts w:ascii="Arial" w:hAnsi="Arial" w:cs="Arial"/>
        </w:rPr>
        <w:t>. These were identified</w:t>
      </w:r>
      <w:r>
        <w:rPr>
          <w:rFonts w:ascii="Arial" w:hAnsi="Arial" w:cs="Arial"/>
        </w:rPr>
        <w:t xml:space="preserve"> with the Analyze Promotors workflow</w:t>
      </w:r>
      <w:r w:rsidRPr="00226203">
        <w:rPr>
          <w:rFonts w:ascii="Arial" w:hAnsi="Arial" w:cs="Arial"/>
        </w:rPr>
        <w:t xml:space="preserve"> </w:t>
      </w:r>
      <w:r>
        <w:rPr>
          <w:rFonts w:ascii="Arial" w:hAnsi="Arial" w:cs="Arial"/>
        </w:rPr>
        <w:t>using</w:t>
      </w:r>
      <w:r w:rsidRPr="00226203">
        <w:rPr>
          <w:rFonts w:ascii="Arial" w:hAnsi="Arial" w:cs="Arial"/>
        </w:rPr>
        <w:t xml:space="preserve"> TRANSFAC</w:t>
      </w:r>
      <w:r>
        <w:rPr>
          <w:rFonts w:ascii="Arial" w:hAnsi="Arial" w:cs="Arial"/>
        </w:rPr>
        <w:t xml:space="preserve"> and </w:t>
      </w:r>
      <w:r w:rsidR="00950D31">
        <w:rPr>
          <w:rFonts w:ascii="Arial" w:hAnsi="Arial" w:cs="Arial"/>
        </w:rPr>
        <w:t>MATCH</w:t>
      </w:r>
      <w:r w:rsidR="00950D31" w:rsidRPr="00C31FC4">
        <w:rPr>
          <w:rFonts w:ascii="Arial" w:hAnsi="Arial" w:cs="Arial"/>
          <w:vertAlign w:val="superscript"/>
        </w:rPr>
        <w:t>TM</w:t>
      </w:r>
      <w:r w:rsidR="00950D31" w:rsidRPr="00226203">
        <w:rPr>
          <w:rFonts w:ascii="Arial" w:hAnsi="Arial" w:cs="Arial"/>
        </w:rPr>
        <w:t xml:space="preserve"> </w:t>
      </w:r>
      <w:r w:rsidRPr="00226203">
        <w:rPr>
          <w:rFonts w:ascii="Arial" w:hAnsi="Arial" w:cs="Arial"/>
        </w:rPr>
        <w:t xml:space="preserve">in </w:t>
      </w:r>
      <w:proofErr w:type="spellStart"/>
      <w:r w:rsidRPr="00C25DC2">
        <w:rPr>
          <w:rFonts w:ascii="Arial" w:hAnsi="Arial" w:cs="Arial"/>
          <w:color w:val="000000" w:themeColor="text1"/>
        </w:rPr>
        <w:t>GeneXplain</w:t>
      </w:r>
      <w:proofErr w:type="spellEnd"/>
      <w:r w:rsidR="003A1771">
        <w:rPr>
          <w:rFonts w:ascii="Arial" w:hAnsi="Arial" w:cs="Arial"/>
          <w:color w:val="000000" w:themeColor="text1"/>
        </w:rPr>
        <w:t xml:space="preserve"> [SOURCE]</w:t>
      </w:r>
      <w:r>
        <w:rPr>
          <w:rFonts w:ascii="Arial" w:hAnsi="Arial" w:cs="Arial"/>
          <w:color w:val="000000" w:themeColor="text1"/>
        </w:rPr>
        <w:t xml:space="preserve">. </w:t>
      </w:r>
      <w:r w:rsidRPr="00C25DC2">
        <w:rPr>
          <w:rFonts w:ascii="Arial" w:hAnsi="Arial" w:cs="Arial"/>
          <w:color w:val="000000" w:themeColor="text1"/>
        </w:rPr>
        <w:t xml:space="preserve">TRANSFAC is a manually curated database of eukaryotic transcription factors, their genomic binding sites and DNA-binding profiles </w:t>
      </w:r>
      <w:r>
        <w:rPr>
          <w:rFonts w:ascii="Arial" w:hAnsi="Arial" w:cs="Arial"/>
          <w:color w:val="000000" w:themeColor="text1"/>
        </w:rPr>
        <w:t>[</w:t>
      </w:r>
      <w:r w:rsidRPr="00C25DC2">
        <w:rPr>
          <w:rFonts w:ascii="Arial" w:hAnsi="Arial" w:cs="Arial"/>
          <w:color w:val="000000" w:themeColor="text1"/>
        </w:rPr>
        <w:t>1</w:t>
      </w:r>
      <w:r w:rsidRPr="00C25DC2">
        <w:rPr>
          <w:rFonts w:ascii="Arial" w:hAnsi="Arial" w:cs="Arial"/>
          <w:color w:val="000000" w:themeColor="text1"/>
          <w:shd w:val="clear" w:color="auto" w:fill="FFFFFF"/>
        </w:rPr>
        <w:t>0592259</w:t>
      </w:r>
      <w:r>
        <w:rPr>
          <w:rFonts w:ascii="Arial" w:hAnsi="Arial" w:cs="Arial"/>
          <w:color w:val="000000" w:themeColor="text1"/>
        </w:rPr>
        <w:t>].</w:t>
      </w:r>
      <w:r w:rsidR="00687854">
        <w:rPr>
          <w:rFonts w:ascii="Arial" w:hAnsi="Arial" w:cs="Arial"/>
          <w:color w:val="000000" w:themeColor="text1"/>
        </w:rPr>
        <w:t xml:space="preserve"> </w:t>
      </w:r>
      <w:r w:rsidRPr="00C25DC2">
        <w:rPr>
          <w:rFonts w:ascii="Arial" w:hAnsi="Arial" w:cs="Arial"/>
          <w:color w:val="000000" w:themeColor="text1"/>
        </w:rPr>
        <w:t xml:space="preserve">It stores DNA binding patterns as positional weight matrices (PWMs) that can be used to identify </w:t>
      </w:r>
      <w:r>
        <w:rPr>
          <w:rFonts w:ascii="Arial" w:hAnsi="Arial" w:cs="Arial"/>
        </w:rPr>
        <w:t xml:space="preserve">putative transcription factor binding sites (TFBS) with the </w:t>
      </w:r>
      <w:r w:rsidR="00950D31" w:rsidRPr="001F1DCD">
        <w:rPr>
          <w:rFonts w:ascii="Arial" w:hAnsi="Arial" w:cs="Arial"/>
        </w:rPr>
        <w:t>M</w:t>
      </w:r>
      <w:r w:rsidR="00950D31">
        <w:rPr>
          <w:rFonts w:ascii="Arial" w:hAnsi="Arial" w:cs="Arial"/>
        </w:rPr>
        <w:t>ATCH</w:t>
      </w:r>
      <w:r w:rsidR="00950D31" w:rsidRPr="001F1DCD">
        <w:rPr>
          <w:rFonts w:ascii="Arial" w:hAnsi="Arial" w:cs="Arial"/>
          <w:vertAlign w:val="superscript"/>
        </w:rPr>
        <w:t>TM</w:t>
      </w:r>
      <w:r w:rsidR="00950D31">
        <w:rPr>
          <w:rFonts w:ascii="Arial" w:hAnsi="Arial" w:cs="Arial"/>
        </w:rPr>
        <w:t xml:space="preserve"> </w:t>
      </w:r>
      <w:r w:rsidRPr="001F1DCD">
        <w:rPr>
          <w:rFonts w:ascii="Arial" w:hAnsi="Arial" w:cs="Arial"/>
        </w:rPr>
        <w:t>algorithm</w:t>
      </w:r>
      <w:r>
        <w:rPr>
          <w:rFonts w:ascii="Arial" w:hAnsi="Arial" w:cs="Arial"/>
        </w:rPr>
        <w:t xml:space="preserve"> [</w:t>
      </w:r>
      <w:r w:rsidRPr="00C25DC2">
        <w:rPr>
          <w:rFonts w:ascii="Arial" w:hAnsi="Arial" w:cs="Arial"/>
          <w:color w:val="000000" w:themeColor="text1"/>
          <w:shd w:val="clear" w:color="auto" w:fill="FFFFFF"/>
        </w:rPr>
        <w:t>12824369</w:t>
      </w:r>
      <w:r w:rsidRPr="00C25DC2">
        <w:rPr>
          <w:rFonts w:ascii="Arial" w:hAnsi="Arial" w:cs="Arial"/>
          <w:color w:val="000000" w:themeColor="text1"/>
        </w:rPr>
        <w:t>]</w:t>
      </w:r>
      <w:r>
        <w:rPr>
          <w:rFonts w:ascii="Arial" w:hAnsi="Arial" w:cs="Arial"/>
        </w:rPr>
        <w:t>. The algorithm takes a DNA sequence as input and uses two scores- the matrix similarity score (MSS) and the core similarity score (CSS) - to measure the quality of the match between the sequence and the PWM. Matches that have a MSS and CSS higher than pre-defined cutoff values are reported as putative TFBSs [</w:t>
      </w:r>
      <w:r w:rsidRPr="00C25DC2">
        <w:rPr>
          <w:rFonts w:ascii="Arial" w:hAnsi="Arial" w:cs="Arial"/>
          <w:color w:val="000000" w:themeColor="text1"/>
          <w:shd w:val="clear" w:color="auto" w:fill="FFFFFF"/>
        </w:rPr>
        <w:t>12824369</w:t>
      </w:r>
      <w:r w:rsidRPr="00C25DC2">
        <w:rPr>
          <w:rFonts w:ascii="Arial" w:hAnsi="Arial" w:cs="Arial"/>
          <w:color w:val="000000" w:themeColor="text1"/>
        </w:rPr>
        <w:t>].</w:t>
      </w:r>
      <w:r>
        <w:rPr>
          <w:rFonts w:ascii="Arial" w:hAnsi="Arial" w:cs="Arial"/>
        </w:rPr>
        <w:t xml:space="preserve"> The Analyze Promotors workflow compares putative TFBSs within a specified promotor window size between a “Yes” set and a “No” set of genes. The yes</w:t>
      </w:r>
      <w:r w:rsidR="00687854">
        <w:rPr>
          <w:rFonts w:ascii="Arial" w:hAnsi="Arial" w:cs="Arial"/>
        </w:rPr>
        <w:t>/</w:t>
      </w:r>
      <w:r>
        <w:rPr>
          <w:rFonts w:ascii="Arial" w:hAnsi="Arial" w:cs="Arial"/>
        </w:rPr>
        <w:t>no ratio is calculated for each TF to indicate the proportion of targets</w:t>
      </w:r>
      <w:r w:rsidR="0014106B">
        <w:rPr>
          <w:rFonts w:ascii="Arial" w:hAnsi="Arial" w:cs="Arial"/>
        </w:rPr>
        <w:t xml:space="preserve"> the TF regulates that are in the “Yes” set compared to the “No” set.</w:t>
      </w:r>
    </w:p>
    <w:p w14:paraId="7AD1518C" w14:textId="77777777" w:rsidR="00B34F52" w:rsidRDefault="00B34F52" w:rsidP="00B34F52">
      <w:pPr>
        <w:rPr>
          <w:rFonts w:ascii="Arial" w:hAnsi="Arial" w:cs="Arial"/>
        </w:rPr>
      </w:pPr>
    </w:p>
    <w:p w14:paraId="4B324E96" w14:textId="0F23B196" w:rsidR="00B34F52" w:rsidRDefault="00B34F52" w:rsidP="00B34F52">
      <w:pPr>
        <w:rPr>
          <w:rFonts w:ascii="Arial" w:hAnsi="Arial" w:cs="Arial"/>
        </w:rPr>
      </w:pPr>
      <w:r>
        <w:rPr>
          <w:rFonts w:ascii="Arial" w:hAnsi="Arial" w:cs="Arial"/>
        </w:rPr>
        <w:t>For this analysis,</w:t>
      </w:r>
      <w:r w:rsidRPr="002134BB">
        <w:rPr>
          <w:rFonts w:ascii="Arial" w:hAnsi="Arial" w:cs="Arial"/>
        </w:rPr>
        <w:t xml:space="preserve"> </w:t>
      </w:r>
      <w:r>
        <w:rPr>
          <w:rFonts w:ascii="Arial" w:hAnsi="Arial" w:cs="Arial"/>
        </w:rPr>
        <w:t xml:space="preserve">PWMs for human </w:t>
      </w:r>
      <w:r w:rsidR="00950D31">
        <w:rPr>
          <w:rFonts w:ascii="Arial" w:hAnsi="Arial" w:cs="Arial"/>
        </w:rPr>
        <w:t>TFBS</w:t>
      </w:r>
      <w:r>
        <w:rPr>
          <w:rFonts w:ascii="Arial" w:hAnsi="Arial" w:cs="Arial"/>
        </w:rPr>
        <w:t xml:space="preserve"> with a p-value&lt;0.001 were used. The “Yes” set was the list of FunDEGs and the “No” set was the list of expressed housekeeping genes. </w:t>
      </w:r>
      <w:r w:rsidRPr="00226203">
        <w:rPr>
          <w:rFonts w:ascii="Arial" w:hAnsi="Arial" w:cs="Arial"/>
        </w:rPr>
        <w:t xml:space="preserve">The </w:t>
      </w:r>
      <w:r>
        <w:rPr>
          <w:rFonts w:ascii="Arial" w:hAnsi="Arial" w:cs="Arial"/>
        </w:rPr>
        <w:t>workflow</w:t>
      </w:r>
      <w:r w:rsidRPr="00226203">
        <w:rPr>
          <w:rFonts w:ascii="Arial" w:hAnsi="Arial" w:cs="Arial"/>
        </w:rPr>
        <w:t xml:space="preserve"> was </w:t>
      </w:r>
      <w:r>
        <w:rPr>
          <w:rFonts w:ascii="Arial" w:hAnsi="Arial" w:cs="Arial"/>
        </w:rPr>
        <w:t>run</w:t>
      </w:r>
      <w:r w:rsidRPr="00226203">
        <w:rPr>
          <w:rFonts w:ascii="Arial" w:hAnsi="Arial" w:cs="Arial"/>
        </w:rPr>
        <w:t xml:space="preserve"> with five different promotor window </w:t>
      </w:r>
      <w:r>
        <w:rPr>
          <w:rFonts w:ascii="Arial" w:hAnsi="Arial" w:cs="Arial"/>
        </w:rPr>
        <w:t>start sights</w:t>
      </w:r>
      <w:r w:rsidRPr="00226203">
        <w:rPr>
          <w:rFonts w:ascii="Arial" w:hAnsi="Arial" w:cs="Arial"/>
        </w:rPr>
        <w:t>: 500bp, 1000bp, 1500bp, 2000bp, and 2500bp</w:t>
      </w:r>
      <w:r>
        <w:rPr>
          <w:rFonts w:ascii="Arial" w:hAnsi="Arial" w:cs="Arial"/>
        </w:rPr>
        <w:t xml:space="preserve"> upstream of the transcription start sight</w:t>
      </w:r>
      <w:r w:rsidRPr="00226203">
        <w:rPr>
          <w:rFonts w:ascii="Arial" w:hAnsi="Arial" w:cs="Arial"/>
        </w:rPr>
        <w:t xml:space="preserve">. The </w:t>
      </w:r>
      <w:r w:rsidRPr="00226203">
        <w:rPr>
          <w:rFonts w:ascii="Arial" w:hAnsi="Arial" w:cs="Arial"/>
        </w:rPr>
        <w:lastRenderedPageBreak/>
        <w:t xml:space="preserve">results were filtered for </w:t>
      </w:r>
      <w:r>
        <w:rPr>
          <w:rFonts w:ascii="Arial" w:hAnsi="Arial" w:cs="Arial"/>
        </w:rPr>
        <w:t>TFs</w:t>
      </w:r>
      <w:r w:rsidRPr="00226203">
        <w:rPr>
          <w:rFonts w:ascii="Arial" w:hAnsi="Arial" w:cs="Arial"/>
        </w:rPr>
        <w:t xml:space="preserve"> with a </w:t>
      </w:r>
      <w:commentRangeStart w:id="5"/>
      <w:r w:rsidRPr="00226203">
        <w:rPr>
          <w:rFonts w:ascii="Arial" w:hAnsi="Arial" w:cs="Arial"/>
        </w:rPr>
        <w:t xml:space="preserve">yes/no ratio </w:t>
      </w:r>
      <w:commentRangeEnd w:id="5"/>
      <w:r w:rsidR="00950D31">
        <w:rPr>
          <w:rStyle w:val="CommentReference"/>
        </w:rPr>
        <w:commentReference w:id="5"/>
      </w:r>
      <w:r w:rsidRPr="00226203">
        <w:rPr>
          <w:rFonts w:ascii="Arial" w:hAnsi="Arial" w:cs="Arial"/>
        </w:rPr>
        <w:t xml:space="preserve">&gt; 1.5 and a p-value </w:t>
      </w:r>
      <w:r w:rsidR="00950D31">
        <w:rPr>
          <w:rFonts w:ascii="Arial" w:hAnsi="Arial" w:cs="Arial"/>
        </w:rPr>
        <w:t>&lt;</w:t>
      </w:r>
      <w:r w:rsidRPr="00226203">
        <w:rPr>
          <w:rFonts w:ascii="Arial" w:hAnsi="Arial" w:cs="Arial"/>
        </w:rPr>
        <w:t xml:space="preserve">0.05. </w:t>
      </w:r>
      <w:r>
        <w:rPr>
          <w:rFonts w:ascii="Arial" w:hAnsi="Arial" w:cs="Arial"/>
        </w:rPr>
        <w:t>Additionally,</w:t>
      </w:r>
      <w:r w:rsidRPr="00226203">
        <w:rPr>
          <w:rFonts w:ascii="Arial" w:hAnsi="Arial" w:cs="Arial"/>
        </w:rPr>
        <w:t xml:space="preserve"> Ingenuity Pathway Analysis (IPA)</w:t>
      </w:r>
      <w:r>
        <w:rPr>
          <w:rFonts w:ascii="Arial" w:hAnsi="Arial" w:cs="Arial"/>
        </w:rPr>
        <w:t xml:space="preserve"> upstream regulator analysis was used</w:t>
      </w:r>
      <w:r w:rsidRPr="00226203">
        <w:rPr>
          <w:rFonts w:ascii="Arial" w:hAnsi="Arial" w:cs="Arial"/>
        </w:rPr>
        <w:t xml:space="preserve"> to identify TF – </w:t>
      </w:r>
      <w:proofErr w:type="spellStart"/>
      <w:r w:rsidRPr="00226203">
        <w:rPr>
          <w:rFonts w:ascii="Arial" w:hAnsi="Arial" w:cs="Arial"/>
        </w:rPr>
        <w:t>FunDEG</w:t>
      </w:r>
      <w:proofErr w:type="spellEnd"/>
      <w:r w:rsidRPr="00226203">
        <w:rPr>
          <w:rFonts w:ascii="Arial" w:hAnsi="Arial" w:cs="Arial"/>
        </w:rPr>
        <w:t xml:space="preserve"> interactions </w:t>
      </w:r>
      <w:r>
        <w:rPr>
          <w:rFonts w:ascii="Arial" w:hAnsi="Arial" w:cs="Arial"/>
        </w:rPr>
        <w:t xml:space="preserve">that have been </w:t>
      </w:r>
      <w:r w:rsidRPr="00226203">
        <w:rPr>
          <w:rFonts w:ascii="Arial" w:hAnsi="Arial" w:cs="Arial"/>
        </w:rPr>
        <w:t xml:space="preserve">experimentally validated in </w:t>
      </w:r>
      <w:r>
        <w:rPr>
          <w:rFonts w:ascii="Arial" w:hAnsi="Arial" w:cs="Arial"/>
        </w:rPr>
        <w:t xml:space="preserve">any </w:t>
      </w:r>
      <w:r w:rsidRPr="00226203">
        <w:rPr>
          <w:rFonts w:ascii="Arial" w:hAnsi="Arial" w:cs="Arial"/>
        </w:rPr>
        <w:t>tissue</w:t>
      </w:r>
      <w:r>
        <w:rPr>
          <w:rFonts w:ascii="Arial" w:hAnsi="Arial" w:cs="Arial"/>
        </w:rPr>
        <w:t xml:space="preserve"> or</w:t>
      </w:r>
      <w:r w:rsidRPr="00226203">
        <w:rPr>
          <w:rFonts w:ascii="Arial" w:hAnsi="Arial" w:cs="Arial"/>
        </w:rPr>
        <w:t xml:space="preserve"> breast cancer sample</w:t>
      </w:r>
      <w:r w:rsidR="0014106B">
        <w:rPr>
          <w:rFonts w:ascii="Arial" w:hAnsi="Arial" w:cs="Arial"/>
        </w:rPr>
        <w:t xml:space="preserve"> [SOURCE]</w:t>
      </w:r>
      <w:r w:rsidRPr="00226203">
        <w:rPr>
          <w:rFonts w:ascii="Arial" w:hAnsi="Arial" w:cs="Arial"/>
        </w:rPr>
        <w:t>.</w:t>
      </w:r>
      <w:r>
        <w:rPr>
          <w:rFonts w:ascii="Arial" w:hAnsi="Arial" w:cs="Arial"/>
        </w:rPr>
        <w:t xml:space="preserve"> IPA contains a manually curated database of experimentally validated cause-effect relationships between genes, proteins, chemical compounds, and microRNA. The upstream regulator analysis algorithm takes a statistical approach to identify regulators whose network connections to FunDEGs are unlikely to occur in a random model [</w:t>
      </w:r>
      <w:r w:rsidRPr="00E41D54">
        <w:rPr>
          <w:rFonts w:ascii="Arial" w:hAnsi="Arial" w:cs="Arial"/>
        </w:rPr>
        <w:t>24336805</w:t>
      </w:r>
      <w:r>
        <w:rPr>
          <w:rFonts w:ascii="Arial" w:hAnsi="Arial" w:cs="Arial"/>
        </w:rPr>
        <w:t xml:space="preserve">]. </w:t>
      </w:r>
      <w:r w:rsidRPr="00226203">
        <w:rPr>
          <w:rFonts w:ascii="Arial" w:hAnsi="Arial" w:cs="Arial"/>
        </w:rPr>
        <w:t xml:space="preserve">These results were filtered for interactions with a p-value </w:t>
      </w:r>
      <w:r w:rsidR="0014106B">
        <w:rPr>
          <w:rFonts w:ascii="Arial" w:hAnsi="Arial" w:cs="Arial"/>
        </w:rPr>
        <w:t>&lt;</w:t>
      </w:r>
      <w:r w:rsidRPr="00226203">
        <w:rPr>
          <w:rFonts w:ascii="Arial" w:hAnsi="Arial" w:cs="Arial"/>
        </w:rPr>
        <w:t>0.001. The intersection of the TRANSFAC and IPA results</w:t>
      </w:r>
      <w:r>
        <w:rPr>
          <w:rFonts w:ascii="Arial" w:hAnsi="Arial" w:cs="Arial"/>
        </w:rPr>
        <w:t xml:space="preserve"> at each promotor window size</w:t>
      </w:r>
      <w:r w:rsidRPr="00226203">
        <w:rPr>
          <w:rFonts w:ascii="Arial" w:hAnsi="Arial" w:cs="Arial"/>
        </w:rPr>
        <w:t xml:space="preserve"> were filtered against gene and protein expression data for MDA-MB-231 and unmethylated </w:t>
      </w:r>
      <w:r w:rsidR="00950D31">
        <w:rPr>
          <w:rFonts w:ascii="Arial" w:hAnsi="Arial" w:cs="Arial"/>
        </w:rPr>
        <w:t>C</w:t>
      </w:r>
      <w:r w:rsidR="00950D31" w:rsidRPr="00226203">
        <w:rPr>
          <w:rFonts w:ascii="Arial" w:hAnsi="Arial" w:cs="Arial"/>
        </w:rPr>
        <w:t>p</w:t>
      </w:r>
      <w:r w:rsidR="00950D31">
        <w:rPr>
          <w:rFonts w:ascii="Arial" w:hAnsi="Arial" w:cs="Arial"/>
        </w:rPr>
        <w:t>G</w:t>
      </w:r>
      <w:r w:rsidR="00950D31" w:rsidRPr="00226203">
        <w:rPr>
          <w:rFonts w:ascii="Arial" w:hAnsi="Arial" w:cs="Arial"/>
        </w:rPr>
        <w:t xml:space="preserve"> </w:t>
      </w:r>
      <w:r w:rsidRPr="00226203">
        <w:rPr>
          <w:rFonts w:ascii="Arial" w:hAnsi="Arial" w:cs="Arial"/>
        </w:rPr>
        <w:t xml:space="preserve">regions </w:t>
      </w:r>
      <w:r>
        <w:rPr>
          <w:rFonts w:ascii="Arial" w:hAnsi="Arial" w:cs="Arial"/>
        </w:rPr>
        <w:t>from</w:t>
      </w:r>
      <w:r w:rsidRPr="00226203">
        <w:rPr>
          <w:rFonts w:ascii="Arial" w:hAnsi="Arial" w:cs="Arial"/>
        </w:rPr>
        <w:t xml:space="preserve"> bisulfite data. </w:t>
      </w:r>
      <w:r>
        <w:rPr>
          <w:rFonts w:ascii="Arial" w:hAnsi="Arial" w:cs="Arial"/>
        </w:rPr>
        <w:t>A w</w:t>
      </w:r>
      <w:r w:rsidRPr="00226203">
        <w:rPr>
          <w:rFonts w:ascii="Arial" w:hAnsi="Arial" w:cs="Arial"/>
        </w:rPr>
        <w:t>eighted sums</w:t>
      </w:r>
      <w:r>
        <w:rPr>
          <w:rFonts w:ascii="Arial" w:hAnsi="Arial" w:cs="Arial"/>
        </w:rPr>
        <w:t xml:space="preserve"> metric</w:t>
      </w:r>
      <w:r w:rsidRPr="00226203">
        <w:rPr>
          <w:rFonts w:ascii="Arial" w:hAnsi="Arial" w:cs="Arial"/>
        </w:rPr>
        <w:t xml:space="preserve"> for the lists of TFs from each window size w</w:t>
      </w:r>
      <w:r>
        <w:rPr>
          <w:rFonts w:ascii="Arial" w:hAnsi="Arial" w:cs="Arial"/>
        </w:rPr>
        <w:t>as</w:t>
      </w:r>
      <w:r w:rsidRPr="00226203">
        <w:rPr>
          <w:rFonts w:ascii="Arial" w:hAnsi="Arial" w:cs="Arial"/>
        </w:rPr>
        <w:t xml:space="preserve"> calculated </w:t>
      </w:r>
      <w:r w:rsidR="00950D31">
        <w:rPr>
          <w:rFonts w:ascii="Arial" w:hAnsi="Arial" w:cs="Arial"/>
        </w:rPr>
        <w:t>using the previously described criteria</w:t>
      </w:r>
      <w:r>
        <w:rPr>
          <w:rFonts w:ascii="Arial" w:hAnsi="Arial" w:cs="Arial"/>
        </w:rPr>
        <w:t>,</w:t>
      </w:r>
      <w:r w:rsidRPr="00226203">
        <w:rPr>
          <w:rFonts w:ascii="Arial" w:hAnsi="Arial" w:cs="Arial"/>
        </w:rPr>
        <w:t xml:space="preserve"> and coverage of FunDEGs was checked. The </w:t>
      </w:r>
      <w:r>
        <w:rPr>
          <w:rFonts w:ascii="Arial" w:hAnsi="Arial" w:cs="Arial"/>
        </w:rPr>
        <w:t xml:space="preserve">TF </w:t>
      </w:r>
      <w:r w:rsidRPr="00226203">
        <w:rPr>
          <w:rFonts w:ascii="Arial" w:hAnsi="Arial" w:cs="Arial"/>
        </w:rPr>
        <w:t>list with the highest weighted sum</w:t>
      </w:r>
      <w:r>
        <w:rPr>
          <w:rFonts w:ascii="Arial" w:hAnsi="Arial" w:cs="Arial"/>
        </w:rPr>
        <w:t xml:space="preserve"> covering all FunDEGs</w:t>
      </w:r>
      <w:r w:rsidRPr="00226203">
        <w:rPr>
          <w:rFonts w:ascii="Arial" w:hAnsi="Arial" w:cs="Arial"/>
        </w:rPr>
        <w:t xml:space="preserve"> was selected</w:t>
      </w:r>
      <w:r>
        <w:rPr>
          <w:rFonts w:ascii="Arial" w:hAnsi="Arial" w:cs="Arial"/>
        </w:rPr>
        <w:t>.</w:t>
      </w:r>
    </w:p>
    <w:p w14:paraId="63FDAB87" w14:textId="77777777" w:rsidR="00B34F52" w:rsidRDefault="00B34F52" w:rsidP="00B34F52">
      <w:pPr>
        <w:rPr>
          <w:rFonts w:ascii="Arial" w:hAnsi="Arial" w:cs="Arial"/>
        </w:rPr>
      </w:pPr>
    </w:p>
    <w:p w14:paraId="15AA4E7C" w14:textId="17813DA3" w:rsidR="00B34F52" w:rsidRPr="009F0148" w:rsidRDefault="00B34F52" w:rsidP="00B34F52">
      <w:pPr>
        <w:rPr>
          <w:rFonts w:ascii="Arial" w:hAnsi="Arial" w:cs="Arial"/>
        </w:rPr>
      </w:pPr>
      <w:r>
        <w:rPr>
          <w:rFonts w:ascii="Arial" w:hAnsi="Arial" w:cs="Arial"/>
        </w:rPr>
        <w:t>Although TRANSFAC provides putative TFBS, it does not provide information regarding the sign</w:t>
      </w:r>
      <w:r w:rsidR="00950D31">
        <w:rPr>
          <w:rFonts w:ascii="Arial" w:hAnsi="Arial" w:cs="Arial"/>
        </w:rPr>
        <w:t xml:space="preserve"> (activation or inhibition)</w:t>
      </w:r>
      <w:r>
        <w:rPr>
          <w:rFonts w:ascii="Arial" w:hAnsi="Arial" w:cs="Arial"/>
        </w:rPr>
        <w:t xml:space="preserve"> of the interaction between a TF and </w:t>
      </w:r>
      <w:proofErr w:type="spellStart"/>
      <w:r>
        <w:rPr>
          <w:rFonts w:ascii="Arial" w:hAnsi="Arial" w:cs="Arial"/>
        </w:rPr>
        <w:t>FunDEG</w:t>
      </w:r>
      <w:proofErr w:type="spellEnd"/>
      <w:r>
        <w:rPr>
          <w:rFonts w:ascii="Arial" w:hAnsi="Arial" w:cs="Arial"/>
        </w:rPr>
        <w:t xml:space="preserve">. Those interactions that were not included in the IPA output were mapped into </w:t>
      </w:r>
      <w:proofErr w:type="spellStart"/>
      <w:r>
        <w:rPr>
          <w:rFonts w:ascii="Arial" w:hAnsi="Arial" w:cs="Arial"/>
        </w:rPr>
        <w:t>OmniPath</w:t>
      </w:r>
      <w:proofErr w:type="spellEnd"/>
      <w:r>
        <w:rPr>
          <w:rFonts w:ascii="Arial" w:hAnsi="Arial" w:cs="Arial"/>
        </w:rPr>
        <w:t>, a network of high quality, manually curated signaling pathways</w:t>
      </w:r>
      <w:r w:rsidR="0014106B">
        <w:rPr>
          <w:rFonts w:ascii="Arial" w:hAnsi="Arial" w:cs="Arial"/>
        </w:rPr>
        <w:t>,</w:t>
      </w:r>
      <w:r>
        <w:rPr>
          <w:rFonts w:ascii="Arial" w:hAnsi="Arial" w:cs="Arial"/>
        </w:rPr>
        <w:t xml:space="preserve"> using </w:t>
      </w:r>
      <w:proofErr w:type="spellStart"/>
      <w:r>
        <w:rPr>
          <w:rFonts w:ascii="Arial" w:hAnsi="Arial" w:cs="Arial"/>
        </w:rPr>
        <w:t>Cytoscape</w:t>
      </w:r>
      <w:proofErr w:type="spellEnd"/>
      <w:r>
        <w:rPr>
          <w:rFonts w:ascii="Arial" w:hAnsi="Arial" w:cs="Arial"/>
        </w:rPr>
        <w:t xml:space="preserve"> [</w:t>
      </w:r>
      <w:r w:rsidRPr="006E61F2">
        <w:rPr>
          <w:rFonts w:ascii="Arial" w:hAnsi="Arial" w:cs="Arial"/>
        </w:rPr>
        <w:t>31886476</w:t>
      </w:r>
      <w:r>
        <w:rPr>
          <w:rFonts w:ascii="Arial" w:hAnsi="Arial" w:cs="Arial"/>
        </w:rPr>
        <w:t>].</w:t>
      </w:r>
      <w:r w:rsidR="009F0148">
        <w:rPr>
          <w:rFonts w:ascii="Arial" w:hAnsi="Arial" w:cs="Arial"/>
        </w:rPr>
        <w:t xml:space="preserve"> </w:t>
      </w:r>
      <w:r w:rsidRPr="009F0148">
        <w:rPr>
          <w:rFonts w:ascii="Arial" w:hAnsi="Arial" w:cs="Arial"/>
          <w:highlight w:val="yellow"/>
        </w:rPr>
        <w:t xml:space="preserve">Only </w:t>
      </w:r>
      <w:r w:rsidR="009F0148" w:rsidRPr="009F0148">
        <w:rPr>
          <w:rFonts w:ascii="Arial" w:hAnsi="Arial" w:cs="Arial"/>
          <w:highlight w:val="yellow"/>
        </w:rPr>
        <w:t>interactions</w:t>
      </w:r>
      <w:r w:rsidRPr="009F0148">
        <w:rPr>
          <w:rFonts w:ascii="Arial" w:hAnsi="Arial" w:cs="Arial"/>
          <w:highlight w:val="yellow"/>
        </w:rPr>
        <w:t xml:space="preserve"> with confidence level A and B were considered. </w:t>
      </w:r>
      <w:r w:rsidR="009F0148" w:rsidRPr="009F0148">
        <w:rPr>
          <w:rFonts w:ascii="Arial" w:hAnsi="Arial" w:cs="Arial"/>
          <w:highlight w:val="yellow"/>
        </w:rPr>
        <w:t xml:space="preserve">Interactions with confidence level A are found in more than one review or two curated resources, in a curated signed database, or in a </w:t>
      </w:r>
      <w:proofErr w:type="spellStart"/>
      <w:r w:rsidR="009F0148" w:rsidRPr="009F0148">
        <w:rPr>
          <w:rFonts w:ascii="Arial" w:hAnsi="Arial" w:cs="Arial"/>
          <w:highlight w:val="yellow"/>
        </w:rPr>
        <w:t>curated</w:t>
      </w:r>
      <w:proofErr w:type="spellEnd"/>
      <w:r w:rsidR="009F0148" w:rsidRPr="009F0148">
        <w:rPr>
          <w:rFonts w:ascii="Arial" w:hAnsi="Arial" w:cs="Arial"/>
          <w:highlight w:val="yellow"/>
        </w:rPr>
        <w:t xml:space="preserve"> </w:t>
      </w:r>
      <w:proofErr w:type="spellStart"/>
      <w:r w:rsidR="009F0148" w:rsidRPr="009F0148">
        <w:rPr>
          <w:rFonts w:ascii="Arial" w:hAnsi="Arial" w:cs="Arial"/>
          <w:highlight w:val="yellow"/>
        </w:rPr>
        <w:t>datatbase</w:t>
      </w:r>
      <w:proofErr w:type="spellEnd"/>
      <w:r w:rsidR="009F0148" w:rsidRPr="009F0148">
        <w:rPr>
          <w:rFonts w:ascii="Arial" w:hAnsi="Arial" w:cs="Arial"/>
          <w:highlight w:val="yellow"/>
        </w:rPr>
        <w:t xml:space="preserve">, </w:t>
      </w:r>
      <w:proofErr w:type="spellStart"/>
      <w:r w:rsidR="009F0148" w:rsidRPr="009F0148">
        <w:rPr>
          <w:rFonts w:ascii="Arial" w:hAnsi="Arial" w:cs="Arial"/>
          <w:highlight w:val="yellow"/>
        </w:rPr>
        <w:t>ChIP-seq</w:t>
      </w:r>
      <w:proofErr w:type="spellEnd"/>
      <w:r w:rsidR="009F0148" w:rsidRPr="009F0148">
        <w:rPr>
          <w:rFonts w:ascii="Arial" w:hAnsi="Arial" w:cs="Arial"/>
          <w:highlight w:val="yellow"/>
        </w:rPr>
        <w:t xml:space="preserve">, TFBS, and </w:t>
      </w:r>
      <w:proofErr w:type="spellStart"/>
      <w:r w:rsidR="009F0148" w:rsidRPr="009F0148">
        <w:rPr>
          <w:rFonts w:ascii="Arial" w:hAnsi="Arial" w:cs="Arial"/>
          <w:highlight w:val="yellow"/>
        </w:rPr>
        <w:t>inferedGTEx</w:t>
      </w:r>
      <w:proofErr w:type="spellEnd"/>
      <w:r w:rsidR="009F0148" w:rsidRPr="009F0148">
        <w:rPr>
          <w:rFonts w:ascii="Arial" w:hAnsi="Arial" w:cs="Arial"/>
          <w:highlight w:val="yellow"/>
        </w:rPr>
        <w:t xml:space="preserve">. Interactions with confidence level B are found in curated resources and </w:t>
      </w:r>
      <w:proofErr w:type="spellStart"/>
      <w:r w:rsidR="009F0148" w:rsidRPr="009F0148">
        <w:rPr>
          <w:rFonts w:ascii="Arial" w:hAnsi="Arial" w:cs="Arial"/>
          <w:highlight w:val="yellow"/>
        </w:rPr>
        <w:t>Chipseq</w:t>
      </w:r>
      <w:proofErr w:type="spellEnd"/>
      <w:r w:rsidR="009F0148" w:rsidRPr="009F0148">
        <w:rPr>
          <w:rFonts w:ascii="Arial" w:hAnsi="Arial" w:cs="Arial"/>
          <w:highlight w:val="yellow"/>
        </w:rPr>
        <w:t xml:space="preserve">, in curated resources and TFBS and </w:t>
      </w:r>
      <w:proofErr w:type="spellStart"/>
      <w:r w:rsidR="009F0148" w:rsidRPr="009F0148">
        <w:rPr>
          <w:rFonts w:ascii="Arial" w:hAnsi="Arial" w:cs="Arial"/>
          <w:highlight w:val="yellow"/>
        </w:rPr>
        <w:t>inferredGTEx</w:t>
      </w:r>
      <w:proofErr w:type="spellEnd"/>
      <w:r w:rsidR="009F0148" w:rsidRPr="009F0148">
        <w:rPr>
          <w:rFonts w:ascii="Arial" w:hAnsi="Arial" w:cs="Arial"/>
          <w:highlight w:val="yellow"/>
        </w:rPr>
        <w:t xml:space="preserve">, or in Chip  sew and TFBS and inferred </w:t>
      </w:r>
      <w:proofErr w:type="spellStart"/>
      <w:r w:rsidR="009F0148" w:rsidRPr="009F0148">
        <w:rPr>
          <w:rFonts w:ascii="Arial" w:hAnsi="Arial" w:cs="Arial"/>
          <w:highlight w:val="yellow"/>
        </w:rPr>
        <w:t>GTEx</w:t>
      </w:r>
      <w:proofErr w:type="spellEnd"/>
      <w:r w:rsidR="009F0148" w:rsidRPr="009F0148">
        <w:rPr>
          <w:rFonts w:ascii="Arial" w:hAnsi="Arial" w:cs="Arial"/>
          <w:highlight w:val="yellow"/>
        </w:rPr>
        <w:t>.</w:t>
      </w:r>
      <w:bookmarkStart w:id="6" w:name="_GoBack"/>
      <w:bookmarkEnd w:id="6"/>
      <w:r w:rsidR="009F0148">
        <w:rPr>
          <w:rFonts w:ascii="Arial" w:hAnsi="Arial" w:cs="Arial"/>
          <w:highlight w:val="yellow"/>
        </w:rPr>
        <w:t xml:space="preserve"> </w:t>
      </w:r>
      <w:r>
        <w:rPr>
          <w:rFonts w:ascii="Arial" w:hAnsi="Arial" w:cs="Arial"/>
        </w:rPr>
        <w:t xml:space="preserve">The sign of the relationship for any remaining TF – </w:t>
      </w:r>
      <w:proofErr w:type="spellStart"/>
      <w:r>
        <w:rPr>
          <w:rFonts w:ascii="Arial" w:hAnsi="Arial" w:cs="Arial"/>
        </w:rPr>
        <w:t>FunDEG</w:t>
      </w:r>
      <w:proofErr w:type="spellEnd"/>
      <w:r>
        <w:rPr>
          <w:rFonts w:ascii="Arial" w:hAnsi="Arial" w:cs="Arial"/>
        </w:rPr>
        <w:t xml:space="preserve"> interactions that were not in </w:t>
      </w:r>
      <w:proofErr w:type="spellStart"/>
      <w:r>
        <w:rPr>
          <w:rFonts w:ascii="Arial" w:hAnsi="Arial" w:cs="Arial"/>
        </w:rPr>
        <w:t>OmniPath</w:t>
      </w:r>
      <w:proofErr w:type="spellEnd"/>
      <w:r>
        <w:rPr>
          <w:rFonts w:ascii="Arial" w:hAnsi="Arial" w:cs="Arial"/>
        </w:rPr>
        <w:t xml:space="preserve"> was inferred </w:t>
      </w:r>
      <w:r w:rsidR="009F0148">
        <w:rPr>
          <w:rFonts w:ascii="Arial" w:hAnsi="Arial" w:cs="Arial"/>
        </w:rPr>
        <w:t>by</w:t>
      </w:r>
      <w:r>
        <w:rPr>
          <w:rFonts w:ascii="Arial" w:hAnsi="Arial" w:cs="Arial"/>
        </w:rPr>
        <w:t xml:space="preserve"> Pearson Correlation</w:t>
      </w:r>
      <w:r w:rsidR="00950D31">
        <w:rPr>
          <w:rFonts w:ascii="Arial" w:hAnsi="Arial" w:cs="Arial"/>
        </w:rPr>
        <w:t xml:space="preserve"> using the </w:t>
      </w:r>
      <w:proofErr w:type="spellStart"/>
      <w:r w:rsidR="00950D31">
        <w:rPr>
          <w:rFonts w:ascii="Arial" w:hAnsi="Arial" w:cs="Arial"/>
        </w:rPr>
        <w:t>ExpressionCorrelation</w:t>
      </w:r>
      <w:proofErr w:type="spellEnd"/>
      <w:r w:rsidR="00950D31">
        <w:rPr>
          <w:rFonts w:ascii="Arial" w:hAnsi="Arial" w:cs="Arial"/>
        </w:rPr>
        <w:t xml:space="preserve"> application in </w:t>
      </w:r>
      <w:proofErr w:type="spellStart"/>
      <w:r w:rsidR="00950D31">
        <w:rPr>
          <w:rFonts w:ascii="Arial" w:hAnsi="Arial" w:cs="Arial"/>
        </w:rPr>
        <w:t>cytoscape</w:t>
      </w:r>
      <w:proofErr w:type="spellEnd"/>
      <w:r w:rsidR="009F0148">
        <w:rPr>
          <w:rFonts w:ascii="Arial" w:hAnsi="Arial" w:cs="Arial"/>
        </w:rPr>
        <w:t xml:space="preserve"> [</w:t>
      </w:r>
      <w:hyperlink r:id="rId24" w:history="1">
        <w:r w:rsidR="009F0148">
          <w:rPr>
            <w:rStyle w:val="Hyperlink"/>
          </w:rPr>
          <w:t>http://baderlab.org/Software/ExpressionCorrelation</w:t>
        </w:r>
      </w:hyperlink>
      <w:r w:rsidR="009F0148">
        <w:rPr>
          <w:rFonts w:ascii="Arial" w:hAnsi="Arial" w:cs="Arial"/>
        </w:rPr>
        <w:t>]</w:t>
      </w:r>
      <w:r>
        <w:rPr>
          <w:rFonts w:ascii="Arial" w:hAnsi="Arial" w:cs="Arial"/>
        </w:rPr>
        <w:t>.</w:t>
      </w:r>
    </w:p>
    <w:p w14:paraId="4191A8DD" w14:textId="77777777" w:rsidR="00B34F52" w:rsidRDefault="00B34F52" w:rsidP="00B34F52">
      <w:pPr>
        <w:rPr>
          <w:rFonts w:ascii="Arial" w:hAnsi="Arial" w:cs="Arial"/>
        </w:rPr>
      </w:pPr>
    </w:p>
    <w:p w14:paraId="0C07FA82" w14:textId="77777777" w:rsidR="00B34F52" w:rsidRPr="00327156" w:rsidRDefault="00B34F52" w:rsidP="00B34F52">
      <w:pPr>
        <w:rPr>
          <w:rFonts w:ascii="Arial" w:hAnsi="Arial" w:cs="Arial"/>
          <w:color w:val="000000"/>
        </w:rPr>
      </w:pPr>
      <w:r>
        <w:rPr>
          <w:rFonts w:ascii="Arial" w:hAnsi="Arial" w:cs="Arial"/>
        </w:rPr>
        <w:t xml:space="preserve">Mutations in regulatory regions can influence TF binding affinity. </w:t>
      </w:r>
      <w:r w:rsidRPr="00226203">
        <w:rPr>
          <w:rFonts w:ascii="Arial" w:hAnsi="Arial" w:cs="Arial"/>
        </w:rPr>
        <w:t xml:space="preserve">To identify mutations in regulatory regions of the FunDEGs, the COSMIC SNV data for MDA-MB-231 </w:t>
      </w:r>
      <w:r>
        <w:rPr>
          <w:rFonts w:ascii="Arial" w:hAnsi="Arial" w:cs="Arial"/>
        </w:rPr>
        <w:t>was</w:t>
      </w:r>
      <w:r w:rsidRPr="00226203">
        <w:rPr>
          <w:rFonts w:ascii="Arial" w:hAnsi="Arial" w:cs="Arial"/>
        </w:rPr>
        <w:t xml:space="preserve"> filtered for SNVs in regulatory regions as determined by the Ensembl Variant Effect Predictor (VEP)</w:t>
      </w:r>
      <w:r w:rsidRPr="00226203">
        <w:rPr>
          <w:rFonts w:ascii="Arial" w:hAnsi="Arial" w:cs="Arial"/>
          <w:color w:val="000000"/>
        </w:rPr>
        <w:t xml:space="preserve"> [27268795]. </w:t>
      </w:r>
      <w:r>
        <w:rPr>
          <w:rFonts w:ascii="Arial" w:hAnsi="Arial" w:cs="Arial"/>
          <w:color w:val="000000"/>
        </w:rPr>
        <w:t xml:space="preserve">If there are mutations in regulatory regions, their impact </w:t>
      </w:r>
      <w:r w:rsidRPr="00226203">
        <w:rPr>
          <w:rFonts w:ascii="Arial" w:hAnsi="Arial" w:cs="Arial"/>
          <w:color w:val="000000"/>
        </w:rPr>
        <w:t xml:space="preserve">on TF-binding affinity </w:t>
      </w:r>
      <w:r>
        <w:rPr>
          <w:rFonts w:ascii="Arial" w:hAnsi="Arial" w:cs="Arial"/>
          <w:color w:val="000000"/>
        </w:rPr>
        <w:t>is</w:t>
      </w:r>
      <w:r w:rsidRPr="00226203">
        <w:rPr>
          <w:rFonts w:ascii="Arial" w:hAnsi="Arial" w:cs="Arial"/>
          <w:color w:val="000000"/>
        </w:rPr>
        <w:t xml:space="preserve"> predicted as described in </w:t>
      </w:r>
      <w:r>
        <w:rPr>
          <w:rFonts w:ascii="Arial" w:hAnsi="Arial" w:cs="Arial"/>
          <w:color w:val="000000"/>
        </w:rPr>
        <w:t>[</w:t>
      </w:r>
      <w:r w:rsidRPr="00327156">
        <w:rPr>
          <w:rFonts w:ascii="Arial" w:hAnsi="Arial" w:cs="Arial"/>
          <w:color w:val="000000"/>
        </w:rPr>
        <w:t>28333948</w:t>
      </w:r>
      <w:r w:rsidRPr="00226203">
        <w:rPr>
          <w:rFonts w:ascii="Arial" w:hAnsi="Arial" w:cs="Arial"/>
          <w:color w:val="000000"/>
        </w:rPr>
        <w:t xml:space="preserve">]. </w:t>
      </w:r>
      <w:r>
        <w:rPr>
          <w:rFonts w:ascii="Arial" w:hAnsi="Arial" w:cs="Arial"/>
          <w:color w:val="000000"/>
        </w:rPr>
        <w:t xml:space="preserve">In short, each SNV in a regulatory region is analyzed for its ability to modulate the sequence to PWM match score. SNVs that increase the score compared to the wildtype sequence are potential gain-of-binding site events, while SNVs that decrease the score compared to the wildtype sequence are potential loss-of-binding site events. This can be done in </w:t>
      </w:r>
      <w:proofErr w:type="spellStart"/>
      <w:r>
        <w:rPr>
          <w:rFonts w:ascii="Arial" w:hAnsi="Arial" w:cs="Arial"/>
          <w:color w:val="000000"/>
        </w:rPr>
        <w:t>GeneXplain</w:t>
      </w:r>
      <w:proofErr w:type="spellEnd"/>
      <w:r>
        <w:rPr>
          <w:rFonts w:ascii="Arial" w:hAnsi="Arial" w:cs="Arial"/>
          <w:color w:val="000000"/>
        </w:rPr>
        <w:t xml:space="preserve"> </w:t>
      </w:r>
      <w:r w:rsidRPr="00C30828">
        <w:rPr>
          <w:rFonts w:ascii="Arial" w:hAnsi="Arial" w:cs="Arial"/>
          <w:color w:val="000000"/>
        </w:rPr>
        <w:t xml:space="preserve">using the </w:t>
      </w:r>
      <w:r w:rsidRPr="00C30828">
        <w:rPr>
          <w:rFonts w:ascii="Arial" w:hAnsi="Arial" w:cs="Arial"/>
          <w:bCs/>
          <w:color w:val="000000"/>
        </w:rPr>
        <w:t>Mutation effect on sites analysis</w:t>
      </w:r>
      <w:r w:rsidRPr="00B64798">
        <w:rPr>
          <w:rFonts w:ascii="Arial" w:hAnsi="Arial" w:cs="Arial"/>
          <w:bCs/>
          <w:color w:val="000000"/>
        </w:rPr>
        <w:t xml:space="preserve"> </w:t>
      </w:r>
      <w:r>
        <w:rPr>
          <w:rFonts w:ascii="Arial" w:hAnsi="Arial" w:cs="Arial"/>
          <w:bCs/>
          <w:color w:val="000000"/>
        </w:rPr>
        <w:t>workflow. Necessary modifications to TF-</w:t>
      </w:r>
      <w:proofErr w:type="spellStart"/>
      <w:r>
        <w:rPr>
          <w:rFonts w:ascii="Arial" w:hAnsi="Arial" w:cs="Arial"/>
          <w:bCs/>
          <w:color w:val="000000"/>
        </w:rPr>
        <w:t>FunDEG</w:t>
      </w:r>
      <w:proofErr w:type="spellEnd"/>
      <w:r>
        <w:rPr>
          <w:rFonts w:ascii="Arial" w:hAnsi="Arial" w:cs="Arial"/>
          <w:bCs/>
          <w:color w:val="000000"/>
        </w:rPr>
        <w:t xml:space="preserve"> interactions are modified manually according to an increase or decrease in binding affinity.</w:t>
      </w:r>
    </w:p>
    <w:p w14:paraId="292206FF" w14:textId="77777777" w:rsidR="00B34F52" w:rsidRDefault="00B34F52" w:rsidP="00B34F52">
      <w:pPr>
        <w:rPr>
          <w:rFonts w:ascii="Arial" w:hAnsi="Arial" w:cs="Arial"/>
          <w:bCs/>
          <w:color w:val="000000"/>
        </w:rPr>
      </w:pPr>
    </w:p>
    <w:p w14:paraId="19734034" w14:textId="77777777" w:rsidR="00B34F52" w:rsidRPr="00AD559B" w:rsidRDefault="00B34F52" w:rsidP="00B34F52">
      <w:pPr>
        <w:rPr>
          <w:rFonts w:ascii="Arial" w:hAnsi="Arial" w:cs="Arial"/>
          <w:bCs/>
          <w:i/>
          <w:color w:val="000000"/>
          <w:u w:val="single"/>
        </w:rPr>
      </w:pPr>
      <w:r w:rsidRPr="00AD559B">
        <w:rPr>
          <w:rFonts w:ascii="Arial" w:hAnsi="Arial" w:cs="Arial"/>
          <w:bCs/>
          <w:i/>
          <w:color w:val="000000"/>
          <w:u w:val="single"/>
        </w:rPr>
        <w:t>Identification of Master Regulators</w:t>
      </w:r>
    </w:p>
    <w:p w14:paraId="7572BD04" w14:textId="70E9C077" w:rsidR="00B34F52" w:rsidRPr="00DB18A1" w:rsidRDefault="00B34F52" w:rsidP="00B34F52">
      <w:pPr>
        <w:spacing w:after="240"/>
        <w:rPr>
          <w:rFonts w:ascii="Arial" w:hAnsi="Arial" w:cs="Arial"/>
          <w:color w:val="111111"/>
          <w:shd w:val="clear" w:color="auto" w:fill="FDFDFD"/>
        </w:rPr>
      </w:pPr>
      <w:r w:rsidRPr="00226203">
        <w:rPr>
          <w:rFonts w:ascii="Arial" w:hAnsi="Arial" w:cs="Arial"/>
          <w:color w:val="111111"/>
          <w:shd w:val="clear" w:color="auto" w:fill="FDFDFD"/>
        </w:rPr>
        <w:t xml:space="preserve">The final layer of the network consists of master regulators (MRs) – genes, proteins, or complexes that regulate the TFs in the network. Pathways in which the TFs participate </w:t>
      </w:r>
      <w:r>
        <w:rPr>
          <w:rFonts w:ascii="Arial" w:hAnsi="Arial" w:cs="Arial"/>
          <w:color w:val="111111"/>
          <w:shd w:val="clear" w:color="auto" w:fill="FDFDFD"/>
        </w:rPr>
        <w:t>were</w:t>
      </w:r>
      <w:r w:rsidRPr="00226203">
        <w:rPr>
          <w:rFonts w:ascii="Arial" w:hAnsi="Arial" w:cs="Arial"/>
          <w:color w:val="111111"/>
          <w:shd w:val="clear" w:color="auto" w:fill="FDFDFD"/>
        </w:rPr>
        <w:t xml:space="preserve"> identified using the Master Regulators with Context Genes with Weights pipeline in </w:t>
      </w:r>
      <w:proofErr w:type="spellStart"/>
      <w:r w:rsidRPr="00226203">
        <w:rPr>
          <w:rFonts w:ascii="Arial" w:hAnsi="Arial" w:cs="Arial"/>
          <w:color w:val="111111"/>
          <w:shd w:val="clear" w:color="auto" w:fill="FDFDFD"/>
        </w:rPr>
        <w:lastRenderedPageBreak/>
        <w:t>GeneXplain</w:t>
      </w:r>
      <w:proofErr w:type="spellEnd"/>
      <w:r w:rsidRPr="00226203">
        <w:rPr>
          <w:rFonts w:ascii="Arial" w:hAnsi="Arial" w:cs="Arial"/>
          <w:color w:val="111111"/>
          <w:shd w:val="clear" w:color="auto" w:fill="FDFDFD"/>
        </w:rPr>
        <w:t xml:space="preserve"> and the manually curated TRANSPATH database </w:t>
      </w:r>
      <w:r>
        <w:rPr>
          <w:rFonts w:ascii="Arial" w:hAnsi="Arial" w:cs="Arial"/>
          <w:color w:val="111111"/>
          <w:shd w:val="clear" w:color="auto" w:fill="FDFDFD"/>
        </w:rPr>
        <w:t>[</w:t>
      </w:r>
      <w:r w:rsidRPr="00DB18A1">
        <w:rPr>
          <w:rFonts w:ascii="Arial" w:hAnsi="Arial" w:cs="Arial"/>
          <w:color w:val="111111"/>
          <w:shd w:val="clear" w:color="auto" w:fill="FDFDFD"/>
        </w:rPr>
        <w:t>12519957</w:t>
      </w:r>
      <w:r>
        <w:rPr>
          <w:rFonts w:ascii="Arial" w:hAnsi="Arial" w:cs="Arial"/>
          <w:color w:val="111111"/>
          <w:shd w:val="clear" w:color="auto" w:fill="FDFDFD"/>
        </w:rPr>
        <w:t>]</w:t>
      </w:r>
      <w:r w:rsidRPr="00226203">
        <w:rPr>
          <w:rFonts w:ascii="Arial" w:hAnsi="Arial" w:cs="Arial"/>
          <w:color w:val="111111"/>
          <w:shd w:val="clear" w:color="auto" w:fill="FDFDFD"/>
        </w:rPr>
        <w:t xml:space="preserve">. </w:t>
      </w:r>
      <w:r>
        <w:rPr>
          <w:rFonts w:ascii="Arial" w:hAnsi="Arial" w:cs="Arial"/>
          <w:color w:val="111111"/>
          <w:shd w:val="clear" w:color="auto" w:fill="FDFDFD"/>
        </w:rPr>
        <w:t xml:space="preserve">This workflow uses a specified radius and </w:t>
      </w:r>
      <w:r w:rsidRPr="00D9172A">
        <w:rPr>
          <w:rFonts w:ascii="Arial" w:eastAsiaTheme="minorHAnsi" w:hAnsi="Arial" w:cs="Arial"/>
          <w:color w:val="111111"/>
          <w:shd w:val="clear" w:color="auto" w:fill="FDFDFD"/>
        </w:rPr>
        <w:t>Dijkstra</w:t>
      </w:r>
      <w:r w:rsidR="00123AAA">
        <w:rPr>
          <w:rFonts w:ascii="Arial" w:eastAsiaTheme="minorHAnsi" w:hAnsi="Arial" w:cs="Arial"/>
          <w:color w:val="111111"/>
          <w:shd w:val="clear" w:color="auto" w:fill="FDFDFD"/>
        </w:rPr>
        <w:t>’s shortest path</w:t>
      </w:r>
      <w:r w:rsidRPr="00D9172A">
        <w:rPr>
          <w:rFonts w:ascii="Arial" w:eastAsiaTheme="minorHAnsi" w:hAnsi="Arial" w:cs="Arial"/>
          <w:color w:val="111111"/>
          <w:shd w:val="clear" w:color="auto" w:fill="FDFDFD"/>
        </w:rPr>
        <w:t xml:space="preserve"> algorithm </w:t>
      </w:r>
      <w:r>
        <w:rPr>
          <w:rFonts w:ascii="Arial" w:hAnsi="Arial" w:cs="Arial"/>
          <w:color w:val="111111"/>
          <w:shd w:val="clear" w:color="auto" w:fill="FDFDFD"/>
        </w:rPr>
        <w:t>on the TRANSPATH database to identify upstream molecules regulating the TFs. Proteomics data for MDA-MB-231 was used as context to guide the shortest path algorithm towards nodes with protein expression. The workflow weigh</w:t>
      </w:r>
      <w:r w:rsidR="00123AAA">
        <w:rPr>
          <w:rFonts w:ascii="Arial" w:hAnsi="Arial" w:cs="Arial"/>
          <w:color w:val="111111"/>
          <w:shd w:val="clear" w:color="auto" w:fill="FDFDFD"/>
        </w:rPr>
        <w:t>s</w:t>
      </w:r>
      <w:r>
        <w:rPr>
          <w:rFonts w:ascii="Arial" w:hAnsi="Arial" w:cs="Arial"/>
          <w:color w:val="111111"/>
          <w:shd w:val="clear" w:color="auto" w:fill="FDFDFD"/>
        </w:rPr>
        <w:t xml:space="preserve"> the context genes based off of the average protein intensity for each gene by decreasing the cost of the edges around genes with higher levels of protein expression, thereby attracting the algorithm to those molecules [</w:t>
      </w:r>
      <w:r w:rsidRPr="00EC10EE">
        <w:rPr>
          <w:rFonts w:ascii="Arial" w:hAnsi="Arial" w:cs="Arial"/>
          <w:color w:val="111111"/>
          <w:shd w:val="clear" w:color="auto" w:fill="FDFDFD"/>
        </w:rPr>
        <w:t>29900117</w:t>
      </w:r>
      <w:r>
        <w:rPr>
          <w:rFonts w:ascii="Arial" w:hAnsi="Arial" w:cs="Arial"/>
          <w:color w:val="111111"/>
          <w:shd w:val="clear" w:color="auto" w:fill="FDFDFD"/>
        </w:rPr>
        <w:t xml:space="preserve">]. </w:t>
      </w:r>
      <w:r w:rsidRPr="00226203">
        <w:rPr>
          <w:rFonts w:ascii="Arial" w:hAnsi="Arial" w:cs="Arial"/>
          <w:color w:val="111111"/>
          <w:shd w:val="clear" w:color="auto" w:fill="FDFDFD"/>
        </w:rPr>
        <w:t xml:space="preserve">The analysis </w:t>
      </w:r>
      <w:r>
        <w:rPr>
          <w:rFonts w:ascii="Arial" w:hAnsi="Arial" w:cs="Arial"/>
          <w:color w:val="111111"/>
          <w:shd w:val="clear" w:color="auto" w:fill="FDFDFD"/>
        </w:rPr>
        <w:t>was</w:t>
      </w:r>
      <w:r w:rsidRPr="00226203">
        <w:rPr>
          <w:rFonts w:ascii="Arial" w:hAnsi="Arial" w:cs="Arial"/>
          <w:color w:val="111111"/>
          <w:shd w:val="clear" w:color="auto" w:fill="FDFDFD"/>
        </w:rPr>
        <w:t xml:space="preserve"> run with </w:t>
      </w:r>
      <w:r>
        <w:rPr>
          <w:rFonts w:ascii="Arial" w:hAnsi="Arial" w:cs="Arial"/>
          <w:color w:val="111111"/>
          <w:shd w:val="clear" w:color="auto" w:fill="FDFDFD"/>
        </w:rPr>
        <w:t>radii</w:t>
      </w:r>
      <w:r w:rsidRPr="00226203">
        <w:rPr>
          <w:rFonts w:ascii="Arial" w:hAnsi="Arial" w:cs="Arial"/>
          <w:color w:val="111111"/>
          <w:shd w:val="clear" w:color="auto" w:fill="FDFDFD"/>
        </w:rPr>
        <w:t xml:space="preserve"> ranging from 5 to 10, indicating how far upstream from the TFs </w:t>
      </w:r>
      <w:r>
        <w:rPr>
          <w:rFonts w:ascii="Arial" w:hAnsi="Arial" w:cs="Arial"/>
          <w:color w:val="111111"/>
          <w:shd w:val="clear" w:color="auto" w:fill="FDFDFD"/>
        </w:rPr>
        <w:t>to search</w:t>
      </w:r>
      <w:r w:rsidRPr="00226203">
        <w:rPr>
          <w:rFonts w:ascii="Arial" w:hAnsi="Arial" w:cs="Arial"/>
          <w:color w:val="111111"/>
          <w:shd w:val="clear" w:color="auto" w:fill="FDFDFD"/>
        </w:rPr>
        <w:t xml:space="preserve"> for </w:t>
      </w:r>
      <w:proofErr w:type="spellStart"/>
      <w:r w:rsidRPr="00226203">
        <w:rPr>
          <w:rFonts w:ascii="Arial" w:hAnsi="Arial" w:cs="Arial"/>
          <w:color w:val="111111"/>
          <w:shd w:val="clear" w:color="auto" w:fill="FDFDFD"/>
        </w:rPr>
        <w:t>MRs.</w:t>
      </w:r>
      <w:proofErr w:type="spellEnd"/>
      <w:r w:rsidRPr="00226203">
        <w:rPr>
          <w:rFonts w:ascii="Arial" w:hAnsi="Arial" w:cs="Arial"/>
          <w:color w:val="111111"/>
          <w:shd w:val="clear" w:color="auto" w:fill="FDFDFD"/>
        </w:rPr>
        <w:t xml:space="preserve"> The smallest </w:t>
      </w:r>
      <w:r>
        <w:rPr>
          <w:rFonts w:ascii="Arial" w:hAnsi="Arial" w:cs="Arial"/>
          <w:color w:val="111111"/>
          <w:shd w:val="clear" w:color="auto" w:fill="FDFDFD"/>
        </w:rPr>
        <w:t>radius</w:t>
      </w:r>
      <w:r w:rsidRPr="00226203">
        <w:rPr>
          <w:rFonts w:ascii="Arial" w:hAnsi="Arial" w:cs="Arial"/>
          <w:color w:val="111111"/>
          <w:shd w:val="clear" w:color="auto" w:fill="FDFDFD"/>
        </w:rPr>
        <w:t xml:space="preserve"> such that all the TFs have an upstream MR </w:t>
      </w:r>
      <w:r>
        <w:rPr>
          <w:rFonts w:ascii="Arial" w:hAnsi="Arial" w:cs="Arial"/>
          <w:color w:val="111111"/>
          <w:shd w:val="clear" w:color="auto" w:fill="FDFDFD"/>
        </w:rPr>
        <w:t>was</w:t>
      </w:r>
      <w:r w:rsidRPr="00226203">
        <w:rPr>
          <w:rFonts w:ascii="Arial" w:hAnsi="Arial" w:cs="Arial"/>
          <w:color w:val="111111"/>
          <w:shd w:val="clear" w:color="auto" w:fill="FDFDFD"/>
        </w:rPr>
        <w:t xml:space="preserve"> chosen. Resultant master regulators </w:t>
      </w:r>
      <w:r>
        <w:rPr>
          <w:rFonts w:ascii="Arial" w:hAnsi="Arial" w:cs="Arial"/>
          <w:color w:val="111111"/>
          <w:shd w:val="clear" w:color="auto" w:fill="FDFDFD"/>
        </w:rPr>
        <w:t>were</w:t>
      </w:r>
      <w:r w:rsidRPr="00226203">
        <w:rPr>
          <w:rFonts w:ascii="Arial" w:hAnsi="Arial" w:cs="Arial"/>
          <w:color w:val="111111"/>
          <w:shd w:val="clear" w:color="auto" w:fill="FDFDFD"/>
        </w:rPr>
        <w:t xml:space="preserve"> filtered for a z-score &gt; 1.5, an FDR &lt; 0.05, and to include only those that have protein expression. Nodes in MR pathways without gene expression data </w:t>
      </w:r>
      <w:r>
        <w:rPr>
          <w:rFonts w:ascii="Arial" w:hAnsi="Arial" w:cs="Arial"/>
          <w:color w:val="111111"/>
          <w:shd w:val="clear" w:color="auto" w:fill="FDFDFD"/>
        </w:rPr>
        <w:t xml:space="preserve">were </w:t>
      </w:r>
      <w:r w:rsidRPr="00226203">
        <w:rPr>
          <w:rFonts w:ascii="Arial" w:hAnsi="Arial" w:cs="Arial"/>
          <w:color w:val="111111"/>
          <w:shd w:val="clear" w:color="auto" w:fill="FDFDFD"/>
        </w:rPr>
        <w:t xml:space="preserve">removed from the network </w:t>
      </w:r>
      <w:r>
        <w:rPr>
          <w:rFonts w:ascii="Arial" w:hAnsi="Arial" w:cs="Arial"/>
          <w:color w:val="111111"/>
          <w:shd w:val="clear" w:color="auto" w:fill="FDFDFD"/>
        </w:rPr>
        <w:t>so</w:t>
      </w:r>
      <w:r w:rsidRPr="00226203">
        <w:rPr>
          <w:rFonts w:ascii="Arial" w:hAnsi="Arial" w:cs="Arial"/>
          <w:color w:val="111111"/>
          <w:shd w:val="clear" w:color="auto" w:fill="FDFDFD"/>
        </w:rPr>
        <w:t xml:space="preserve"> long as their removal d</w:t>
      </w:r>
      <w:r>
        <w:rPr>
          <w:rFonts w:ascii="Arial" w:hAnsi="Arial" w:cs="Arial"/>
          <w:color w:val="111111"/>
          <w:shd w:val="clear" w:color="auto" w:fill="FDFDFD"/>
        </w:rPr>
        <w:t>id</w:t>
      </w:r>
      <w:r w:rsidRPr="00226203">
        <w:rPr>
          <w:rFonts w:ascii="Arial" w:hAnsi="Arial" w:cs="Arial"/>
          <w:color w:val="111111"/>
          <w:shd w:val="clear" w:color="auto" w:fill="FDFDFD"/>
        </w:rPr>
        <w:t xml:space="preserve"> not create a source node.</w:t>
      </w:r>
    </w:p>
    <w:p w14:paraId="4DCA3026" w14:textId="77777777" w:rsidR="00B34F52" w:rsidRPr="00226203" w:rsidRDefault="00B34F52" w:rsidP="00B34F52">
      <w:pPr>
        <w:rPr>
          <w:rFonts w:ascii="Arial" w:hAnsi="Arial" w:cs="Arial"/>
        </w:rPr>
      </w:pPr>
      <w:r w:rsidRPr="00226203">
        <w:rPr>
          <w:rFonts w:ascii="Arial" w:hAnsi="Arial" w:cs="Arial"/>
        </w:rPr>
        <w:t xml:space="preserve">SNVs have the capability to inactivate, activate, or modify the specificity of a protein’s kinase domain which may cause profound signaling changes within a cell. </w:t>
      </w:r>
      <w:r>
        <w:rPr>
          <w:rFonts w:ascii="Arial" w:hAnsi="Arial" w:cs="Arial"/>
        </w:rPr>
        <w:t>To determine the impact of kinase mutations in our network, t</w:t>
      </w:r>
      <w:r w:rsidRPr="00226203">
        <w:rPr>
          <w:rFonts w:ascii="Arial" w:hAnsi="Arial" w:cs="Arial"/>
        </w:rPr>
        <w:t xml:space="preserve">he </w:t>
      </w:r>
      <w:proofErr w:type="spellStart"/>
      <w:r w:rsidRPr="00226203">
        <w:rPr>
          <w:rFonts w:ascii="Arial" w:hAnsi="Arial" w:cs="Arial"/>
          <w:color w:val="000000"/>
        </w:rPr>
        <w:t>Ensembl</w:t>
      </w:r>
      <w:proofErr w:type="spellEnd"/>
      <w:r w:rsidRPr="00226203">
        <w:rPr>
          <w:rFonts w:ascii="Arial" w:hAnsi="Arial" w:cs="Arial"/>
          <w:color w:val="000000"/>
        </w:rPr>
        <w:t xml:space="preserve"> VEP </w:t>
      </w:r>
      <w:proofErr w:type="spellStart"/>
      <w:r w:rsidRPr="00226203">
        <w:rPr>
          <w:rFonts w:ascii="Arial" w:hAnsi="Arial" w:cs="Arial"/>
          <w:color w:val="000000"/>
        </w:rPr>
        <w:t>ProteinSeqs</w:t>
      </w:r>
      <w:proofErr w:type="spellEnd"/>
      <w:r w:rsidRPr="00226203">
        <w:rPr>
          <w:rFonts w:ascii="Arial" w:hAnsi="Arial" w:cs="Arial"/>
          <w:color w:val="000000"/>
        </w:rPr>
        <w:t xml:space="preserve"> plugin </w:t>
      </w:r>
      <w:r>
        <w:rPr>
          <w:rFonts w:ascii="Arial" w:hAnsi="Arial" w:cs="Arial"/>
          <w:color w:val="000000"/>
        </w:rPr>
        <w:t>was</w:t>
      </w:r>
      <w:r w:rsidRPr="00226203">
        <w:rPr>
          <w:rFonts w:ascii="Arial" w:hAnsi="Arial" w:cs="Arial"/>
          <w:color w:val="000000"/>
        </w:rPr>
        <w:t xml:space="preserve"> used to obtain reference (wild-type) and mutated protein transcripts. </w:t>
      </w:r>
      <w:r>
        <w:rPr>
          <w:rFonts w:ascii="Arial" w:hAnsi="Arial" w:cs="Arial"/>
          <w:color w:val="000000"/>
        </w:rPr>
        <w:t xml:space="preserve">Then, </w:t>
      </w:r>
      <w:r>
        <w:rPr>
          <w:rFonts w:ascii="Arial" w:hAnsi="Arial" w:cs="Arial"/>
        </w:rPr>
        <w:t>t</w:t>
      </w:r>
      <w:r w:rsidRPr="00226203">
        <w:rPr>
          <w:rFonts w:ascii="Arial" w:hAnsi="Arial" w:cs="Arial"/>
        </w:rPr>
        <w:t xml:space="preserve">he </w:t>
      </w:r>
      <w:proofErr w:type="spellStart"/>
      <w:r w:rsidRPr="00226203">
        <w:rPr>
          <w:rFonts w:ascii="Arial" w:hAnsi="Arial" w:cs="Arial"/>
        </w:rPr>
        <w:t>ReKINect</w:t>
      </w:r>
      <w:proofErr w:type="spellEnd"/>
      <w:r w:rsidRPr="00226203">
        <w:rPr>
          <w:rFonts w:ascii="Arial" w:hAnsi="Arial" w:cs="Arial"/>
        </w:rPr>
        <w:t xml:space="preserve"> software </w:t>
      </w:r>
      <w:r>
        <w:rPr>
          <w:rFonts w:ascii="Arial" w:hAnsi="Arial" w:cs="Arial"/>
        </w:rPr>
        <w:t>was</w:t>
      </w:r>
      <w:r w:rsidRPr="00226203">
        <w:rPr>
          <w:rFonts w:ascii="Arial" w:hAnsi="Arial" w:cs="Arial"/>
        </w:rPr>
        <w:t xml:space="preserve"> used to predict and classify kinase modifying mutations in the SNV data for MDA-MB-231 [26388441]. </w:t>
      </w:r>
      <w:proofErr w:type="spellStart"/>
      <w:r w:rsidRPr="00226203">
        <w:rPr>
          <w:rFonts w:ascii="Arial" w:hAnsi="Arial" w:cs="Arial"/>
        </w:rPr>
        <w:t>ReKINect</w:t>
      </w:r>
      <w:proofErr w:type="spellEnd"/>
      <w:r w:rsidRPr="00226203">
        <w:rPr>
          <w:rFonts w:ascii="Arial" w:hAnsi="Arial" w:cs="Arial"/>
        </w:rPr>
        <w:t xml:space="preserve"> employs a database of all known human kinase domains, 111 SH2 domains, and 149,838 phosphorylation sites and will predict the functional impact of the SNV. </w:t>
      </w:r>
      <w:r>
        <w:rPr>
          <w:rFonts w:ascii="Arial" w:hAnsi="Arial" w:cs="Arial"/>
        </w:rPr>
        <w:t xml:space="preserve">For mutations affecting protein kinase function, the downstream targets of the mutated kinases were determined with </w:t>
      </w:r>
      <w:proofErr w:type="spellStart"/>
      <w:r>
        <w:rPr>
          <w:rFonts w:ascii="Arial" w:hAnsi="Arial" w:cs="Arial"/>
        </w:rPr>
        <w:t>KINSpect</w:t>
      </w:r>
      <w:proofErr w:type="spellEnd"/>
      <w:r>
        <w:rPr>
          <w:rFonts w:ascii="Arial" w:hAnsi="Arial" w:cs="Arial"/>
        </w:rPr>
        <w:t xml:space="preserve">, using the </w:t>
      </w:r>
      <w:proofErr w:type="spellStart"/>
      <w:r>
        <w:rPr>
          <w:rFonts w:ascii="Arial" w:hAnsi="Arial" w:cs="Arial"/>
        </w:rPr>
        <w:t>ReKINect</w:t>
      </w:r>
      <w:proofErr w:type="spellEnd"/>
      <w:r>
        <w:rPr>
          <w:rFonts w:ascii="Arial" w:hAnsi="Arial" w:cs="Arial"/>
        </w:rPr>
        <w:t xml:space="preserve"> database </w:t>
      </w:r>
      <w:r w:rsidRPr="00226203">
        <w:rPr>
          <w:rFonts w:ascii="Arial" w:hAnsi="Arial" w:cs="Arial"/>
        </w:rPr>
        <w:t>[26388442]</w:t>
      </w:r>
      <w:r>
        <w:rPr>
          <w:rFonts w:ascii="Arial" w:hAnsi="Arial" w:cs="Arial"/>
        </w:rPr>
        <w:t xml:space="preserve">. </w:t>
      </w:r>
      <w:proofErr w:type="spellStart"/>
      <w:r w:rsidRPr="00226203">
        <w:rPr>
          <w:rFonts w:ascii="Arial" w:hAnsi="Arial" w:cs="Arial"/>
        </w:rPr>
        <w:t>KinomeXplorer</w:t>
      </w:r>
      <w:proofErr w:type="spellEnd"/>
      <w:r w:rsidRPr="00226203">
        <w:rPr>
          <w:rFonts w:ascii="Arial" w:hAnsi="Arial" w:cs="Arial"/>
        </w:rPr>
        <w:t xml:space="preserve"> </w:t>
      </w:r>
      <w:r>
        <w:rPr>
          <w:rFonts w:ascii="Arial" w:hAnsi="Arial" w:cs="Arial"/>
        </w:rPr>
        <w:t>was</w:t>
      </w:r>
      <w:r w:rsidRPr="00226203">
        <w:rPr>
          <w:rFonts w:ascii="Arial" w:hAnsi="Arial" w:cs="Arial"/>
        </w:rPr>
        <w:t xml:space="preserve"> used to investigate upstream kinase specificity changes for mutated proteins [24874572]. The identified mutated pathways are added to or removed from the network manually, as they are not included in signaling databases.</w:t>
      </w:r>
    </w:p>
    <w:p w14:paraId="60A5F8A5" w14:textId="77777777" w:rsidR="00B34F52" w:rsidRPr="00226203" w:rsidRDefault="00B34F52" w:rsidP="00B34F52">
      <w:pPr>
        <w:rPr>
          <w:rFonts w:ascii="Arial" w:hAnsi="Arial" w:cs="Arial"/>
          <w:color w:val="111111"/>
          <w:shd w:val="clear" w:color="auto" w:fill="FDFDFD"/>
        </w:rPr>
      </w:pPr>
    </w:p>
    <w:p w14:paraId="5A40BFC9" w14:textId="77777777" w:rsidR="00B34F52" w:rsidRPr="00AD559B" w:rsidRDefault="00B34F52" w:rsidP="00B34F52">
      <w:pPr>
        <w:rPr>
          <w:rFonts w:ascii="Arial" w:hAnsi="Arial" w:cs="Arial"/>
          <w:i/>
          <w:u w:val="single"/>
        </w:rPr>
      </w:pPr>
      <w:r w:rsidRPr="00AD559B">
        <w:rPr>
          <w:rFonts w:ascii="Arial" w:hAnsi="Arial" w:cs="Arial"/>
          <w:bCs/>
          <w:i/>
          <w:color w:val="000000"/>
          <w:u w:val="single"/>
        </w:rPr>
        <w:t>Addition/Removal of Mutated Pathways</w:t>
      </w:r>
    </w:p>
    <w:p w14:paraId="010A66CD" w14:textId="6476D052" w:rsidR="00B34F52" w:rsidRDefault="00B34F52" w:rsidP="00B34F52">
      <w:pPr>
        <w:rPr>
          <w:rFonts w:ascii="Arial" w:hAnsi="Arial" w:cs="Arial"/>
          <w:color w:val="000000"/>
        </w:rPr>
      </w:pPr>
      <w:r w:rsidRPr="00226203">
        <w:rPr>
          <w:rFonts w:ascii="Arial" w:hAnsi="Arial" w:cs="Arial"/>
          <w:color w:val="000000"/>
        </w:rPr>
        <w:t xml:space="preserve">After considering the effect of mutations in TF binding regions and kinase signaling pathways, the effect of </w:t>
      </w:r>
      <w:r>
        <w:rPr>
          <w:rFonts w:ascii="Arial" w:hAnsi="Arial" w:cs="Arial"/>
          <w:color w:val="000000"/>
        </w:rPr>
        <w:t>any other</w:t>
      </w:r>
      <w:r w:rsidRPr="00226203">
        <w:rPr>
          <w:rFonts w:ascii="Arial" w:hAnsi="Arial" w:cs="Arial"/>
          <w:color w:val="000000"/>
        </w:rPr>
        <w:t xml:space="preserve"> mutated network node must be considered manually. Ensembl Variant Effect Predictor (VEP) </w:t>
      </w:r>
      <w:r>
        <w:rPr>
          <w:rFonts w:ascii="Arial" w:hAnsi="Arial" w:cs="Arial"/>
          <w:color w:val="000000"/>
        </w:rPr>
        <w:t>was</w:t>
      </w:r>
      <w:r w:rsidRPr="00226203">
        <w:rPr>
          <w:rFonts w:ascii="Arial" w:hAnsi="Arial" w:cs="Arial"/>
          <w:color w:val="000000"/>
        </w:rPr>
        <w:t xml:space="preserve"> used to provide information regarding the location and consequence of each SNV [27268795]. Mutations that lie in protein coding regions </w:t>
      </w:r>
      <w:r>
        <w:rPr>
          <w:rFonts w:ascii="Arial" w:hAnsi="Arial" w:cs="Arial"/>
          <w:color w:val="000000"/>
        </w:rPr>
        <w:t>were</w:t>
      </w:r>
      <w:r w:rsidRPr="00226203">
        <w:rPr>
          <w:rFonts w:ascii="Arial" w:hAnsi="Arial" w:cs="Arial"/>
          <w:color w:val="000000"/>
        </w:rPr>
        <w:t xml:space="preserve"> filtered to include only those that modify the protein amino acid sequence (missense, splice-site variation, frameshift, deletion, stop gained). A literature curation of the gene variants that cause protein transcript alterations </w:t>
      </w:r>
      <w:r>
        <w:rPr>
          <w:rFonts w:ascii="Arial" w:hAnsi="Arial" w:cs="Arial"/>
          <w:color w:val="000000"/>
        </w:rPr>
        <w:t>was</w:t>
      </w:r>
      <w:r w:rsidRPr="00226203">
        <w:rPr>
          <w:rFonts w:ascii="Arial" w:hAnsi="Arial" w:cs="Arial"/>
          <w:color w:val="000000"/>
        </w:rPr>
        <w:t xml:space="preserve"> done to explore their impact on TNBC tumorigenesis.</w:t>
      </w:r>
      <w:r w:rsidRPr="00226203">
        <w:rPr>
          <w:rFonts w:ascii="Arial" w:hAnsi="Arial" w:cs="Arial"/>
          <w:b/>
          <w:bCs/>
          <w:color w:val="000000"/>
        </w:rPr>
        <w:t xml:space="preserve"> </w:t>
      </w:r>
      <w:r w:rsidRPr="00226203">
        <w:rPr>
          <w:rFonts w:ascii="Arial" w:hAnsi="Arial" w:cs="Arial"/>
          <w:color w:val="000000"/>
        </w:rPr>
        <w:t xml:space="preserve">If a gene variant </w:t>
      </w:r>
      <w:r>
        <w:rPr>
          <w:rFonts w:ascii="Arial" w:hAnsi="Arial" w:cs="Arial"/>
          <w:color w:val="000000"/>
        </w:rPr>
        <w:t>causes</w:t>
      </w:r>
      <w:r w:rsidRPr="00226203">
        <w:rPr>
          <w:rFonts w:ascii="Arial" w:hAnsi="Arial" w:cs="Arial"/>
          <w:color w:val="000000"/>
        </w:rPr>
        <w:t xml:space="preserve"> gain of function activities that affect a specific TNBC pathway, the interaction and pathway </w:t>
      </w:r>
      <w:r>
        <w:rPr>
          <w:rFonts w:ascii="Arial" w:hAnsi="Arial" w:cs="Arial"/>
          <w:color w:val="000000"/>
        </w:rPr>
        <w:t xml:space="preserve">were </w:t>
      </w:r>
      <w:r w:rsidRPr="00226203">
        <w:rPr>
          <w:rFonts w:ascii="Arial" w:hAnsi="Arial" w:cs="Arial"/>
          <w:color w:val="000000"/>
        </w:rPr>
        <w:t xml:space="preserve">added to the network manually as appropriate, since they are not included in signaling databases. </w:t>
      </w:r>
    </w:p>
    <w:p w14:paraId="4EBB6919" w14:textId="7460B04E" w:rsidR="007E4F65" w:rsidRPr="00AC530A" w:rsidRDefault="007E4F65">
      <w:pPr>
        <w:rPr>
          <w:rFonts w:ascii="Arial" w:hAnsi="Arial" w:cs="Arial"/>
          <w:color w:val="000000"/>
        </w:rPr>
      </w:pPr>
    </w:p>
    <w:sectPr w:rsidR="007E4F65" w:rsidRPr="00AC530A" w:rsidSect="00A535E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auren Marazzi" w:date="2020-04-14T11:24:00Z" w:initials="LM">
    <w:p w14:paraId="7038003A" w14:textId="7C66AF0F" w:rsidR="0075625F" w:rsidRDefault="0075625F">
      <w:pPr>
        <w:pStyle w:val="CommentText"/>
      </w:pPr>
      <w:r>
        <w:rPr>
          <w:rStyle w:val="CommentReference"/>
        </w:rPr>
        <w:annotationRef/>
      </w:r>
      <w:r>
        <w:t xml:space="preserve">I think either here, or before you start talking about the FRGs, you should have a little intro saying “the network is comprised for three </w:t>
      </w:r>
      <w:proofErr w:type="spellStart"/>
      <w:r>
        <w:t>layers,x,y,z</w:t>
      </w:r>
      <w:proofErr w:type="spellEnd"/>
      <w:r>
        <w:t>”. Because at the top of FRGs you jump into talking about the first layer, which seems slightly out of context. Obviously you’ll talk about this in the intro as well, but I think a little extra framing always helps!</w:t>
      </w:r>
    </w:p>
  </w:comment>
  <w:comment w:id="3" w:author="Lauren Marazzi" w:date="2020-04-14T11:11:00Z" w:initials="LM">
    <w:p w14:paraId="53CE344F" w14:textId="50AE9599" w:rsidR="00903B1A" w:rsidRDefault="00903B1A">
      <w:pPr>
        <w:pStyle w:val="CommentText"/>
      </w:pPr>
      <w:r>
        <w:rPr>
          <w:rStyle w:val="CommentReference"/>
        </w:rPr>
        <w:annotationRef/>
      </w:r>
      <w:r>
        <w:t xml:space="preserve">Perhaps want to avoid the passive voice, which I know is annoying for data collection. </w:t>
      </w:r>
    </w:p>
  </w:comment>
  <w:comment w:id="4" w:author="Lauren Marazzi" w:date="2020-04-14T11:14:00Z" w:initials="LM">
    <w:p w14:paraId="26A8B96A" w14:textId="77777777" w:rsidR="00903B1A" w:rsidRDefault="00903B1A">
      <w:pPr>
        <w:pStyle w:val="CommentText"/>
      </w:pPr>
      <w:r>
        <w:rPr>
          <w:rStyle w:val="CommentReference"/>
        </w:rPr>
        <w:annotationRef/>
      </w:r>
      <w:r>
        <w:t xml:space="preserve">I think it is important that from here on out you are in active voice. In a way it is nice that the </w:t>
      </w:r>
      <w:proofErr w:type="spellStart"/>
      <w:r>
        <w:t>Psomagen</w:t>
      </w:r>
      <w:proofErr w:type="spellEnd"/>
      <w:r>
        <w:t xml:space="preserve"> stuff is in passive because you did not do it. However, what follows you did , thus you should take ownership.</w:t>
      </w:r>
    </w:p>
    <w:p w14:paraId="26DA7F09" w14:textId="77777777" w:rsidR="00903B1A" w:rsidRDefault="00903B1A">
      <w:pPr>
        <w:pStyle w:val="CommentText"/>
      </w:pPr>
    </w:p>
    <w:p w14:paraId="46462F99" w14:textId="38B384C9" w:rsidR="00903B1A" w:rsidRDefault="00903B1A">
      <w:pPr>
        <w:pStyle w:val="CommentText"/>
      </w:pPr>
      <w:r>
        <w:t xml:space="preserve">Decide if you want to write as a singular or plural. I’m inclined to say it should be singular since this is your thesis, but of course plural is </w:t>
      </w:r>
      <w:proofErr w:type="spellStart"/>
      <w:r>
        <w:t>kinda</w:t>
      </w:r>
      <w:proofErr w:type="spellEnd"/>
      <w:r>
        <w:t xml:space="preserve"> standard. Might want to get </w:t>
      </w:r>
      <w:proofErr w:type="spellStart"/>
      <w:r>
        <w:t>paola’s</w:t>
      </w:r>
      <w:proofErr w:type="spellEnd"/>
      <w:r>
        <w:t xml:space="preserve"> opinion.</w:t>
      </w:r>
    </w:p>
  </w:comment>
  <w:comment w:id="5" w:author="Lauren Marazzi" w:date="2020-04-14T12:33:00Z" w:initials="LM">
    <w:p w14:paraId="393EAA9A" w14:textId="75B47BFC" w:rsidR="00950D31" w:rsidRDefault="00950D31">
      <w:pPr>
        <w:pStyle w:val="CommentText"/>
      </w:pPr>
      <w:r>
        <w:rPr>
          <w:rStyle w:val="CommentReference"/>
        </w:rPr>
        <w:annotationRef/>
      </w:r>
      <w:r>
        <w:t>You should define explicitly the yes-no ratio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38003A" w15:done="1"/>
  <w15:commentEx w15:paraId="53CE344F" w15:done="0"/>
  <w15:commentEx w15:paraId="46462F99" w15:done="0"/>
  <w15:commentEx w15:paraId="393EAA9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38003A" w16cid:durableId="22414BBC"/>
  <w16cid:commentId w16cid:paraId="53CE344F" w16cid:durableId="22414BBD"/>
  <w16cid:commentId w16cid:paraId="46462F99" w16cid:durableId="22414BBE"/>
  <w16cid:commentId w16cid:paraId="393EAA9A" w16cid:durableId="22414B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0F5"/>
    <w:multiLevelType w:val="hybridMultilevel"/>
    <w:tmpl w:val="11C06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1FEF"/>
    <w:multiLevelType w:val="hybridMultilevel"/>
    <w:tmpl w:val="52CA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Marazzi">
    <w15:presenceInfo w15:providerId="Windows Live" w15:userId="60f6e866a07d2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F52"/>
    <w:rsid w:val="000F0525"/>
    <w:rsid w:val="00123AAA"/>
    <w:rsid w:val="0014106B"/>
    <w:rsid w:val="00216B3B"/>
    <w:rsid w:val="002569B1"/>
    <w:rsid w:val="003A1771"/>
    <w:rsid w:val="0055429A"/>
    <w:rsid w:val="00687854"/>
    <w:rsid w:val="0075625F"/>
    <w:rsid w:val="00780B57"/>
    <w:rsid w:val="007E4F65"/>
    <w:rsid w:val="00903B1A"/>
    <w:rsid w:val="00936143"/>
    <w:rsid w:val="00950D31"/>
    <w:rsid w:val="009725B3"/>
    <w:rsid w:val="009A1EED"/>
    <w:rsid w:val="009F0148"/>
    <w:rsid w:val="00A535EC"/>
    <w:rsid w:val="00AC530A"/>
    <w:rsid w:val="00AD559B"/>
    <w:rsid w:val="00B34F52"/>
    <w:rsid w:val="00BF2ED6"/>
    <w:rsid w:val="00C55ED9"/>
    <w:rsid w:val="00CA2D54"/>
    <w:rsid w:val="00E90799"/>
    <w:rsid w:val="00EC00F0"/>
    <w:rsid w:val="00FE6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02E1"/>
  <w15:chartTrackingRefBased/>
  <w15:docId w15:val="{80EFB36A-D93A-2643-A91E-F82F9D3B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F5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4F52"/>
    <w:rPr>
      <w:color w:val="0000FF"/>
      <w:u w:val="single"/>
    </w:rPr>
  </w:style>
  <w:style w:type="character" w:styleId="FollowedHyperlink">
    <w:name w:val="FollowedHyperlink"/>
    <w:basedOn w:val="DefaultParagraphFont"/>
    <w:uiPriority w:val="99"/>
    <w:semiHidden/>
    <w:unhideWhenUsed/>
    <w:rsid w:val="00FE6EFD"/>
    <w:rPr>
      <w:color w:val="954F72" w:themeColor="followedHyperlink"/>
      <w:u w:val="single"/>
    </w:rPr>
  </w:style>
  <w:style w:type="character" w:styleId="CommentReference">
    <w:name w:val="annotation reference"/>
    <w:basedOn w:val="DefaultParagraphFont"/>
    <w:uiPriority w:val="99"/>
    <w:semiHidden/>
    <w:unhideWhenUsed/>
    <w:rsid w:val="00903B1A"/>
    <w:rPr>
      <w:sz w:val="16"/>
      <w:szCs w:val="16"/>
    </w:rPr>
  </w:style>
  <w:style w:type="paragraph" w:styleId="CommentText">
    <w:name w:val="annotation text"/>
    <w:basedOn w:val="Normal"/>
    <w:link w:val="CommentTextChar"/>
    <w:uiPriority w:val="99"/>
    <w:semiHidden/>
    <w:unhideWhenUsed/>
    <w:rsid w:val="00903B1A"/>
    <w:rPr>
      <w:sz w:val="20"/>
      <w:szCs w:val="20"/>
    </w:rPr>
  </w:style>
  <w:style w:type="character" w:customStyle="1" w:styleId="CommentTextChar">
    <w:name w:val="Comment Text Char"/>
    <w:basedOn w:val="DefaultParagraphFont"/>
    <w:link w:val="CommentText"/>
    <w:uiPriority w:val="99"/>
    <w:semiHidden/>
    <w:rsid w:val="00903B1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3B1A"/>
    <w:rPr>
      <w:b/>
      <w:bCs/>
    </w:rPr>
  </w:style>
  <w:style w:type="character" w:customStyle="1" w:styleId="CommentSubjectChar">
    <w:name w:val="Comment Subject Char"/>
    <w:basedOn w:val="CommentTextChar"/>
    <w:link w:val="CommentSubject"/>
    <w:uiPriority w:val="99"/>
    <w:semiHidden/>
    <w:rsid w:val="00903B1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03B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B1A"/>
    <w:rPr>
      <w:rFonts w:ascii="Segoe UI" w:eastAsia="Times New Roman" w:hAnsi="Segoe UI" w:cs="Segoe UI"/>
      <w:sz w:val="18"/>
      <w:szCs w:val="18"/>
    </w:rPr>
  </w:style>
  <w:style w:type="character" w:styleId="PlaceholderText">
    <w:name w:val="Placeholder Text"/>
    <w:basedOn w:val="DefaultParagraphFont"/>
    <w:uiPriority w:val="99"/>
    <w:semiHidden/>
    <w:rsid w:val="002569B1"/>
    <w:rPr>
      <w:color w:val="808080"/>
    </w:rPr>
  </w:style>
  <w:style w:type="paragraph" w:styleId="Revision">
    <w:name w:val="Revision"/>
    <w:hidden/>
    <w:uiPriority w:val="99"/>
    <w:semiHidden/>
    <w:rsid w:val="000F0525"/>
    <w:rPr>
      <w:rFonts w:ascii="Times New Roman" w:eastAsia="Times New Roman" w:hAnsi="Times New Roman" w:cs="Times New Roman"/>
    </w:rPr>
  </w:style>
  <w:style w:type="paragraph" w:styleId="ListParagraph">
    <w:name w:val="List Paragraph"/>
    <w:basedOn w:val="Normal"/>
    <w:uiPriority w:val="34"/>
    <w:qFormat/>
    <w:rsid w:val="000F05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53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07/relationships/hdphoto" Target="media/hdphoto1.wdp"/><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baderlab.org/Software/ExpressionCorrel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10AC8-DCBA-8644-8988-7E0F47DD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Pages>
  <Words>2165</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2020-04-14T16:49:00Z</dcterms:created>
  <dcterms:modified xsi:type="dcterms:W3CDTF">2020-04-17T14:42:00Z</dcterms:modified>
</cp:coreProperties>
</file>